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525BF8" w14:textId="77777777" w:rsidR="0014285C" w:rsidRDefault="0014285C"/>
    <w:p w14:paraId="059F1542" w14:textId="77777777" w:rsidR="0014285C" w:rsidRDefault="0014285C"/>
    <w:p w14:paraId="42FF487D" w14:textId="77777777" w:rsidR="0014285C" w:rsidRDefault="00121991">
      <w:r>
        <w:rPr>
          <w:noProof/>
          <w:lang w:eastAsia="fr-FR"/>
        </w:rPr>
        <mc:AlternateContent>
          <mc:Choice Requires="wps">
            <w:drawing>
              <wp:anchor distT="0" distB="0" distL="114300" distR="114300" simplePos="0" relativeHeight="251764736" behindDoc="0" locked="0" layoutInCell="1" allowOverlap="1" wp14:anchorId="155CCC01" wp14:editId="240B06C6">
                <wp:simplePos x="0" y="0"/>
                <wp:positionH relativeFrom="column">
                  <wp:posOffset>6275</wp:posOffset>
                </wp:positionH>
                <wp:positionV relativeFrom="paragraph">
                  <wp:posOffset>2327058</wp:posOffset>
                </wp:positionV>
                <wp:extent cx="5693409" cy="5193099"/>
                <wp:effectExtent l="0" t="0" r="2537" b="7617"/>
                <wp:wrapNone/>
                <wp:docPr id="4" name="Zone de texte 63"/>
                <wp:cNvGraphicFramePr/>
                <a:graphic xmlns:a="http://schemas.openxmlformats.org/drawingml/2006/main">
                  <a:graphicData uri="http://schemas.microsoft.com/office/word/2010/wordprocessingShape">
                    <wps:wsp>
                      <wps:cNvSpPr/>
                      <wps:spPr bwMode="auto">
                        <a:xfrm>
                          <a:off x="0" y="0"/>
                          <a:ext cx="5693410" cy="5193102"/>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6B0EF8B0" w14:textId="1777D045" w:rsidR="00E67275" w:rsidRDefault="00E67275" w:rsidP="001F606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CCC01" id="Zone de texte 63" o:spid="_x0000_s1026" style="position:absolute;margin-left:.5pt;margin-top:183.25pt;width:448.3pt;height:408.9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" fillcolor="white [3201]" stroked="f" strokeweight=".5pt">
                <v:textbox>
                  <w:txbxContent>
                    <w:p w14:paraId="6B0EF8B0" w14:textId="1777D045" w:rsidR="00E67275" w:rsidRDefault="00E67275" w:rsidP="001F6063"/>
                  </w:txbxContent>
                </v:textbox>
              </v:rect>
            </w:pict>
          </mc:Fallback>
        </mc:AlternateContent>
      </w:r>
      <w:r>
        <w:rPr>
          <w:noProof/>
          <w:lang w:eastAsia="fr-FR"/>
        </w:rPr>
        <mc:AlternateContent>
          <mc:Choice Requires="wps">
            <w:drawing>
              <wp:anchor distT="0" distB="0" distL="114300" distR="114300" simplePos="0" relativeHeight="251763712" behindDoc="0" locked="0" layoutInCell="1" allowOverlap="1" wp14:anchorId="560FAD8C" wp14:editId="3281C8F9">
                <wp:simplePos x="0" y="0"/>
                <wp:positionH relativeFrom="column">
                  <wp:posOffset>-937892</wp:posOffset>
                </wp:positionH>
                <wp:positionV relativeFrom="paragraph">
                  <wp:posOffset>788032</wp:posOffset>
                </wp:positionV>
                <wp:extent cx="7547607" cy="1257297"/>
                <wp:effectExtent l="0" t="0" r="0" b="0"/>
                <wp:wrapNone/>
                <wp:docPr id="5" name="Zone de texte 60"/>
                <wp:cNvGraphicFramePr/>
                <a:graphic xmlns:a="http://schemas.openxmlformats.org/drawingml/2006/main">
                  <a:graphicData uri="http://schemas.microsoft.com/office/word/2010/wordprocessingShape">
                    <wps:wsp>
                      <wps:cNvSpPr/>
                      <wps:spPr bwMode="auto">
                        <a:xfrm>
                          <a:off x="0" y="0"/>
                          <a:ext cx="7547610" cy="1257300"/>
                        </a:xfrm>
                        <a:prstGeom prst="rect">
                          <a:avLst/>
                        </a:prstGeom>
                        <a:solidFill>
                          <a:srgbClr val="373688"/>
                        </a:solidFill>
                        <a:ln w="6350">
                          <a:noFill/>
                        </a:ln>
                      </wps:spPr>
                      <wps:style>
                        <a:lnRef idx="0">
                          <a:schemeClr val="accent1"/>
                        </a:lnRef>
                        <a:fillRef idx="0">
                          <a:schemeClr val="accent1"/>
                        </a:fillRef>
                        <a:effectRef idx="0">
                          <a:schemeClr val="accent1"/>
                        </a:effectRef>
                        <a:fontRef idx="minor">
                          <a:schemeClr val="dk1"/>
                        </a:fontRef>
                      </wps:style>
                      <wps:txbx>
                        <w:txbxContent>
                          <w:p w14:paraId="70A77ACB" w14:textId="77777777" w:rsidR="00E67275" w:rsidRDefault="00E67275">
                            <w:pPr>
                              <w:jc w:val="center"/>
                              <w:rPr>
                                <w:b/>
                                <w:color w:val="FFFFFF"/>
                                <w:sz w:val="72"/>
                              </w:rPr>
                            </w:pPr>
                            <w:r>
                              <w:rPr>
                                <w:b/>
                                <w:color w:val="FFFFFF" w:themeColor="background1"/>
                                <w:sz w:val="72"/>
                              </w:rPr>
                              <w:t>DRE</w:t>
                            </w:r>
                          </w:p>
                          <w:p w14:paraId="641EB22F" w14:textId="77777777" w:rsidR="00E67275" w:rsidRDefault="00E67275">
                            <w:pPr>
                              <w:jc w:val="center"/>
                              <w:rPr>
                                <w:b/>
                                <w:color w:val="FFFFFF"/>
                                <w:sz w:val="52"/>
                              </w:rPr>
                            </w:pPr>
                            <w:r>
                              <w:rPr>
                                <w:b/>
                                <w:color w:val="FFFFFF" w:themeColor="background1"/>
                                <w:sz w:val="52"/>
                              </w:rPr>
                              <w:t>Données Répliquées en Etablissement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0FAD8C" id="Zone de texte 60" o:spid="_x0000_s1027" style="position:absolute;margin-left:-73.85pt;margin-top:62.05pt;width:594.3pt;height:99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" fillcolor="#373688" stroked="f" strokeweight=".5pt">
                <v:textbox>
                  <w:txbxContent>
                    <w:p w14:paraId="70A77ACB" w14:textId="77777777" w:rsidR="00E67275" w:rsidRDefault="00E67275">
                      <w:pPr>
                        <w:jc w:val="center"/>
                        <w:rPr>
                          <w:b/>
                          <w:color w:val="FFFFFF"/>
                          <w:sz w:val="72"/>
                        </w:rPr>
                      </w:pPr>
                      <w:r>
                        <w:rPr>
                          <w:b/>
                          <w:color w:val="FFFFFF" w:themeColor="background1"/>
                          <w:sz w:val="72"/>
                        </w:rPr>
                        <w:t>DRE</w:t>
                      </w:r>
                    </w:p>
                    <w:p w14:paraId="641EB22F" w14:textId="77777777" w:rsidR="00E67275" w:rsidRDefault="00E67275">
                      <w:pPr>
                        <w:jc w:val="center"/>
                        <w:rPr>
                          <w:b/>
                          <w:color w:val="FFFFFF"/>
                          <w:sz w:val="52"/>
                        </w:rPr>
                      </w:pPr>
                      <w:r>
                        <w:rPr>
                          <w:b/>
                          <w:color w:val="FFFFFF" w:themeColor="background1"/>
                          <w:sz w:val="52"/>
                        </w:rPr>
                        <w:t>Données Répliquées en Etablissement</w:t>
                      </w:r>
                    </w:p>
                  </w:txbxContent>
                </v:textbox>
              </v:rect>
            </w:pict>
          </mc:Fallback>
        </mc:AlternateContent>
      </w:r>
      <w:r>
        <w:br w:type="page"/>
      </w:r>
    </w:p>
    <w:sdt>
      <w:sdtPr>
        <w:rPr>
          <w:rFonts w:ascii="Calibri" w:eastAsia="Calibri" w:hAnsi="Calibri" w:cs="Calibri"/>
          <w:color w:val="auto"/>
          <w:sz w:val="22"/>
          <w:szCs w:val="22"/>
          <w:lang w:eastAsia="en-US"/>
        </w:rPr>
        <w:id w:val="-1969585847"/>
        <w:docPartObj>
          <w:docPartGallery w:val="Table of Contents"/>
          <w:docPartUnique/>
        </w:docPartObj>
      </w:sdtPr>
      <w:sdtEndPr>
        <w:rPr>
          <w:b/>
          <w:bCs/>
        </w:rPr>
      </w:sdtEndPr>
      <w:sdtContent>
        <w:p w14:paraId="6721B246" w14:textId="2E0D0A34" w:rsidR="00FB4893" w:rsidRDefault="00FB4893">
          <w:pPr>
            <w:pStyle w:val="En-ttedetabledesmatires"/>
          </w:pPr>
          <w:r>
            <w:t>Table des matières</w:t>
          </w:r>
        </w:p>
        <w:p w14:paraId="1E5CE77D" w14:textId="43763587" w:rsidR="00004F7C" w:rsidRDefault="00FB4893">
          <w:pPr>
            <w:pStyle w:val="TM1"/>
            <w:tabs>
              <w:tab w:val="left" w:pos="440"/>
              <w:tab w:val="right" w:leader="dot" w:pos="9062"/>
            </w:tabs>
            <w:rPr>
              <w:ins w:id="0" w:author="COUTIN Stéphane" w:date="2023-10-19T15:51:00Z"/>
              <w:rFonts w:asciiTheme="minorHAnsi" w:eastAsiaTheme="minorEastAsia" w:hAnsiTheme="minorHAnsi" w:cstheme="minorBidi"/>
              <w:noProof/>
              <w:lang w:eastAsia="fr-FR"/>
            </w:rPr>
          </w:pPr>
          <w:r>
            <w:fldChar w:fldCharType="begin"/>
          </w:r>
          <w:r>
            <w:instrText xml:space="preserve"> TOC \o "1-3" \h \z \u </w:instrText>
          </w:r>
          <w:r>
            <w:fldChar w:fldCharType="separate"/>
          </w:r>
          <w:ins w:id="1" w:author="COUTIN Stéphane" w:date="2023-10-19T15:51:00Z">
            <w:r w:rsidR="00004F7C" w:rsidRPr="008631FD">
              <w:rPr>
                <w:rStyle w:val="Lienhypertexte"/>
                <w:noProof/>
              </w:rPr>
              <w:fldChar w:fldCharType="begin"/>
            </w:r>
            <w:r w:rsidR="00004F7C" w:rsidRPr="008631FD">
              <w:rPr>
                <w:rStyle w:val="Lienhypertexte"/>
                <w:noProof/>
              </w:rPr>
              <w:instrText xml:space="preserve"> </w:instrText>
            </w:r>
            <w:r w:rsidR="00004F7C">
              <w:rPr>
                <w:noProof/>
              </w:rPr>
              <w:instrText>HYPERLINK \l "_Toc148623096"</w:instrText>
            </w:r>
            <w:r w:rsidR="00004F7C" w:rsidRPr="008631FD">
              <w:rPr>
                <w:rStyle w:val="Lienhypertexte"/>
                <w:noProof/>
              </w:rPr>
              <w:instrText xml:space="preserve"> </w:instrText>
            </w:r>
          </w:ins>
          <w:ins w:id="2" w:author="COUTIN Stéphane" w:date="2023-10-19T16:00:00Z">
            <w:r w:rsidR="00FC0AED" w:rsidRPr="008631FD">
              <w:rPr>
                <w:rStyle w:val="Lienhypertexte"/>
                <w:noProof/>
              </w:rPr>
            </w:r>
          </w:ins>
          <w:ins w:id="3" w:author="COUTIN Stéphane" w:date="2023-10-19T15:51:00Z">
            <w:r w:rsidR="00004F7C" w:rsidRPr="008631FD">
              <w:rPr>
                <w:rStyle w:val="Lienhypertexte"/>
                <w:noProof/>
              </w:rPr>
              <w:fldChar w:fldCharType="separate"/>
            </w:r>
            <w:r w:rsidR="00004F7C" w:rsidRPr="008631FD">
              <w:rPr>
                <w:rStyle w:val="Lienhypertexte"/>
                <w:noProof/>
              </w:rPr>
              <w:t>1</w:t>
            </w:r>
            <w:r w:rsidR="00004F7C">
              <w:rPr>
                <w:rFonts w:asciiTheme="minorHAnsi" w:eastAsiaTheme="minorEastAsia" w:hAnsiTheme="minorHAnsi" w:cstheme="minorBidi"/>
                <w:noProof/>
                <w:lang w:eastAsia="fr-FR"/>
              </w:rPr>
              <w:tab/>
            </w:r>
            <w:r w:rsidR="00004F7C" w:rsidRPr="008631FD">
              <w:rPr>
                <w:rStyle w:val="Lienhypertexte"/>
                <w:noProof/>
              </w:rPr>
              <w:t>Le module DRE et ses concepts</w:t>
            </w:r>
            <w:r w:rsidR="00004F7C">
              <w:rPr>
                <w:noProof/>
                <w:webHidden/>
              </w:rPr>
              <w:tab/>
            </w:r>
            <w:r w:rsidR="00004F7C">
              <w:rPr>
                <w:noProof/>
                <w:webHidden/>
              </w:rPr>
              <w:fldChar w:fldCharType="begin"/>
            </w:r>
            <w:r w:rsidR="00004F7C">
              <w:rPr>
                <w:noProof/>
                <w:webHidden/>
              </w:rPr>
              <w:instrText xml:space="preserve"> PAGEREF _Toc148623096 \h </w:instrText>
            </w:r>
          </w:ins>
          <w:r w:rsidR="00004F7C">
            <w:rPr>
              <w:noProof/>
              <w:webHidden/>
            </w:rPr>
          </w:r>
          <w:r w:rsidR="00004F7C">
            <w:rPr>
              <w:noProof/>
              <w:webHidden/>
            </w:rPr>
            <w:fldChar w:fldCharType="separate"/>
          </w:r>
          <w:ins w:id="4" w:author="COUTIN Stéphane" w:date="2023-10-19T16:00:00Z">
            <w:r w:rsidR="00FC0AED">
              <w:rPr>
                <w:noProof/>
                <w:webHidden/>
              </w:rPr>
              <w:t>4</w:t>
            </w:r>
          </w:ins>
          <w:ins w:id="5" w:author="COUTIN Stéphane" w:date="2023-10-19T15:51:00Z">
            <w:r w:rsidR="00004F7C">
              <w:rPr>
                <w:noProof/>
                <w:webHidden/>
              </w:rPr>
              <w:fldChar w:fldCharType="end"/>
            </w:r>
            <w:r w:rsidR="00004F7C" w:rsidRPr="008631FD">
              <w:rPr>
                <w:rStyle w:val="Lienhypertexte"/>
                <w:noProof/>
              </w:rPr>
              <w:fldChar w:fldCharType="end"/>
            </w:r>
          </w:ins>
        </w:p>
        <w:p w14:paraId="6D297528" w14:textId="06F4FF33" w:rsidR="00004F7C" w:rsidRDefault="00004F7C">
          <w:pPr>
            <w:pStyle w:val="TM2"/>
            <w:tabs>
              <w:tab w:val="left" w:pos="850"/>
              <w:tab w:val="right" w:leader="dot" w:pos="9062"/>
            </w:tabs>
            <w:rPr>
              <w:ins w:id="6" w:author="COUTIN Stéphane" w:date="2023-10-19T15:51:00Z"/>
              <w:rFonts w:asciiTheme="minorHAnsi" w:eastAsiaTheme="minorEastAsia" w:hAnsiTheme="minorHAnsi" w:cstheme="minorBidi"/>
              <w:noProof/>
              <w:lang w:eastAsia="fr-FR"/>
            </w:rPr>
          </w:pPr>
          <w:ins w:id="7" w:author="COUTIN Stéphane" w:date="2023-10-19T15:51:00Z">
            <w:r w:rsidRPr="008631FD">
              <w:rPr>
                <w:rStyle w:val="Lienhypertexte"/>
                <w:noProof/>
              </w:rPr>
              <w:fldChar w:fldCharType="begin"/>
            </w:r>
            <w:r w:rsidRPr="008631FD">
              <w:rPr>
                <w:rStyle w:val="Lienhypertexte"/>
                <w:noProof/>
              </w:rPr>
              <w:instrText xml:space="preserve"> </w:instrText>
            </w:r>
            <w:r>
              <w:rPr>
                <w:noProof/>
              </w:rPr>
              <w:instrText>HYPERLINK \l "_Toc148623097"</w:instrText>
            </w:r>
            <w:r w:rsidRPr="008631FD">
              <w:rPr>
                <w:rStyle w:val="Lienhypertexte"/>
                <w:noProof/>
              </w:rPr>
              <w:instrText xml:space="preserve"> </w:instrText>
            </w:r>
          </w:ins>
          <w:ins w:id="8" w:author="COUTIN Stéphane" w:date="2023-10-19T16:00:00Z">
            <w:r w:rsidR="00FC0AED" w:rsidRPr="008631FD">
              <w:rPr>
                <w:rStyle w:val="Lienhypertexte"/>
                <w:noProof/>
              </w:rPr>
            </w:r>
          </w:ins>
          <w:ins w:id="9" w:author="COUTIN Stéphane" w:date="2023-10-19T15:51:00Z">
            <w:r w:rsidRPr="008631FD">
              <w:rPr>
                <w:rStyle w:val="Lienhypertexte"/>
                <w:noProof/>
              </w:rPr>
              <w:fldChar w:fldCharType="separate"/>
            </w:r>
            <w:r w:rsidRPr="008631FD">
              <w:rPr>
                <w:rStyle w:val="Lienhypertexte"/>
                <w:noProof/>
              </w:rPr>
              <w:t>1.1</w:t>
            </w:r>
            <w:r>
              <w:rPr>
                <w:rFonts w:asciiTheme="minorHAnsi" w:eastAsiaTheme="minorEastAsia" w:hAnsiTheme="minorHAnsi" w:cstheme="minorBidi"/>
                <w:noProof/>
                <w:lang w:eastAsia="fr-FR"/>
              </w:rPr>
              <w:tab/>
            </w:r>
            <w:r w:rsidRPr="008631FD">
              <w:rPr>
                <w:rStyle w:val="Lienhypertexte"/>
                <w:noProof/>
              </w:rPr>
              <w:t>Les objectifs de DRE</w:t>
            </w:r>
            <w:r>
              <w:rPr>
                <w:noProof/>
                <w:webHidden/>
              </w:rPr>
              <w:tab/>
            </w:r>
            <w:r>
              <w:rPr>
                <w:noProof/>
                <w:webHidden/>
              </w:rPr>
              <w:fldChar w:fldCharType="begin"/>
            </w:r>
            <w:r>
              <w:rPr>
                <w:noProof/>
                <w:webHidden/>
              </w:rPr>
              <w:instrText xml:space="preserve"> PAGEREF _Toc148623097 \h </w:instrText>
            </w:r>
          </w:ins>
          <w:r>
            <w:rPr>
              <w:noProof/>
              <w:webHidden/>
            </w:rPr>
          </w:r>
          <w:r>
            <w:rPr>
              <w:noProof/>
              <w:webHidden/>
            </w:rPr>
            <w:fldChar w:fldCharType="separate"/>
          </w:r>
          <w:ins w:id="10" w:author="COUTIN Stéphane" w:date="2023-10-19T16:00:00Z">
            <w:r w:rsidR="00FC0AED">
              <w:rPr>
                <w:noProof/>
                <w:webHidden/>
              </w:rPr>
              <w:t>4</w:t>
            </w:r>
          </w:ins>
          <w:ins w:id="11" w:author="COUTIN Stéphane" w:date="2023-10-19T15:51:00Z">
            <w:r>
              <w:rPr>
                <w:noProof/>
                <w:webHidden/>
              </w:rPr>
              <w:fldChar w:fldCharType="end"/>
            </w:r>
            <w:r w:rsidRPr="008631FD">
              <w:rPr>
                <w:rStyle w:val="Lienhypertexte"/>
                <w:noProof/>
              </w:rPr>
              <w:fldChar w:fldCharType="end"/>
            </w:r>
          </w:ins>
        </w:p>
        <w:p w14:paraId="6A807C0F" w14:textId="5AE81211" w:rsidR="00004F7C" w:rsidRDefault="00004F7C">
          <w:pPr>
            <w:pStyle w:val="TM2"/>
            <w:tabs>
              <w:tab w:val="left" w:pos="850"/>
              <w:tab w:val="right" w:leader="dot" w:pos="9062"/>
            </w:tabs>
            <w:rPr>
              <w:ins w:id="12" w:author="COUTIN Stéphane" w:date="2023-10-19T15:51:00Z"/>
              <w:rFonts w:asciiTheme="minorHAnsi" w:eastAsiaTheme="minorEastAsia" w:hAnsiTheme="minorHAnsi" w:cstheme="minorBidi"/>
              <w:noProof/>
              <w:lang w:eastAsia="fr-FR"/>
            </w:rPr>
          </w:pPr>
          <w:ins w:id="13" w:author="COUTIN Stéphane" w:date="2023-10-19T15:51:00Z">
            <w:r w:rsidRPr="008631FD">
              <w:rPr>
                <w:rStyle w:val="Lienhypertexte"/>
                <w:noProof/>
              </w:rPr>
              <w:fldChar w:fldCharType="begin"/>
            </w:r>
            <w:r w:rsidRPr="008631FD">
              <w:rPr>
                <w:rStyle w:val="Lienhypertexte"/>
                <w:noProof/>
              </w:rPr>
              <w:instrText xml:space="preserve"> </w:instrText>
            </w:r>
            <w:r>
              <w:rPr>
                <w:noProof/>
              </w:rPr>
              <w:instrText>HYPERLINK \l "_Toc148623098"</w:instrText>
            </w:r>
            <w:r w:rsidRPr="008631FD">
              <w:rPr>
                <w:rStyle w:val="Lienhypertexte"/>
                <w:noProof/>
              </w:rPr>
              <w:instrText xml:space="preserve"> </w:instrText>
            </w:r>
          </w:ins>
          <w:ins w:id="14" w:author="COUTIN Stéphane" w:date="2023-10-19T16:00:00Z">
            <w:r w:rsidR="00FC0AED" w:rsidRPr="008631FD">
              <w:rPr>
                <w:rStyle w:val="Lienhypertexte"/>
                <w:noProof/>
              </w:rPr>
            </w:r>
          </w:ins>
          <w:ins w:id="15" w:author="COUTIN Stéphane" w:date="2023-10-19T15:51:00Z">
            <w:r w:rsidRPr="008631FD">
              <w:rPr>
                <w:rStyle w:val="Lienhypertexte"/>
                <w:noProof/>
              </w:rPr>
              <w:fldChar w:fldCharType="separate"/>
            </w:r>
            <w:r w:rsidRPr="008631FD">
              <w:rPr>
                <w:rStyle w:val="Lienhypertexte"/>
                <w:noProof/>
              </w:rPr>
              <w:t>1.2</w:t>
            </w:r>
            <w:r>
              <w:rPr>
                <w:rFonts w:asciiTheme="minorHAnsi" w:eastAsiaTheme="minorEastAsia" w:hAnsiTheme="minorHAnsi" w:cstheme="minorBidi"/>
                <w:noProof/>
                <w:lang w:eastAsia="fr-FR"/>
              </w:rPr>
              <w:tab/>
            </w:r>
            <w:r w:rsidRPr="008631FD">
              <w:rPr>
                <w:rStyle w:val="Lienhypertexte"/>
                <w:noProof/>
              </w:rPr>
              <w:t>Pas de rétro compatibilité des formats entre versions</w:t>
            </w:r>
            <w:r>
              <w:rPr>
                <w:noProof/>
                <w:webHidden/>
              </w:rPr>
              <w:tab/>
            </w:r>
            <w:r>
              <w:rPr>
                <w:noProof/>
                <w:webHidden/>
              </w:rPr>
              <w:fldChar w:fldCharType="begin"/>
            </w:r>
            <w:r>
              <w:rPr>
                <w:noProof/>
                <w:webHidden/>
              </w:rPr>
              <w:instrText xml:space="preserve"> PAGEREF _Toc148623098 \h </w:instrText>
            </w:r>
          </w:ins>
          <w:r>
            <w:rPr>
              <w:noProof/>
              <w:webHidden/>
            </w:rPr>
          </w:r>
          <w:r>
            <w:rPr>
              <w:noProof/>
              <w:webHidden/>
            </w:rPr>
            <w:fldChar w:fldCharType="separate"/>
          </w:r>
          <w:ins w:id="16" w:author="COUTIN Stéphane" w:date="2023-10-19T16:00:00Z">
            <w:r w:rsidR="00FC0AED">
              <w:rPr>
                <w:noProof/>
                <w:webHidden/>
              </w:rPr>
              <w:t>4</w:t>
            </w:r>
          </w:ins>
          <w:ins w:id="17" w:author="COUTIN Stéphane" w:date="2023-10-19T15:51:00Z">
            <w:r>
              <w:rPr>
                <w:noProof/>
                <w:webHidden/>
              </w:rPr>
              <w:fldChar w:fldCharType="end"/>
            </w:r>
            <w:r w:rsidRPr="008631FD">
              <w:rPr>
                <w:rStyle w:val="Lienhypertexte"/>
                <w:noProof/>
              </w:rPr>
              <w:fldChar w:fldCharType="end"/>
            </w:r>
          </w:ins>
        </w:p>
        <w:p w14:paraId="5E244774" w14:textId="06D80C71" w:rsidR="00004F7C" w:rsidRDefault="00004F7C">
          <w:pPr>
            <w:pStyle w:val="TM2"/>
            <w:tabs>
              <w:tab w:val="left" w:pos="850"/>
              <w:tab w:val="right" w:leader="dot" w:pos="9062"/>
            </w:tabs>
            <w:rPr>
              <w:ins w:id="18" w:author="COUTIN Stéphane" w:date="2023-10-19T15:51:00Z"/>
              <w:rFonts w:asciiTheme="minorHAnsi" w:eastAsiaTheme="minorEastAsia" w:hAnsiTheme="minorHAnsi" w:cstheme="minorBidi"/>
              <w:noProof/>
              <w:lang w:eastAsia="fr-FR"/>
            </w:rPr>
          </w:pPr>
          <w:ins w:id="19" w:author="COUTIN Stéphane" w:date="2023-10-19T15:51:00Z">
            <w:r w:rsidRPr="008631FD">
              <w:rPr>
                <w:rStyle w:val="Lienhypertexte"/>
                <w:noProof/>
              </w:rPr>
              <w:fldChar w:fldCharType="begin"/>
            </w:r>
            <w:r w:rsidRPr="008631FD">
              <w:rPr>
                <w:rStyle w:val="Lienhypertexte"/>
                <w:noProof/>
              </w:rPr>
              <w:instrText xml:space="preserve"> </w:instrText>
            </w:r>
            <w:r>
              <w:rPr>
                <w:noProof/>
              </w:rPr>
              <w:instrText>HYPERLINK \l "_Toc148623099"</w:instrText>
            </w:r>
            <w:r w:rsidRPr="008631FD">
              <w:rPr>
                <w:rStyle w:val="Lienhypertexte"/>
                <w:noProof/>
              </w:rPr>
              <w:instrText xml:space="preserve"> </w:instrText>
            </w:r>
          </w:ins>
          <w:ins w:id="20" w:author="COUTIN Stéphane" w:date="2023-10-19T16:00:00Z">
            <w:r w:rsidR="00FC0AED" w:rsidRPr="008631FD">
              <w:rPr>
                <w:rStyle w:val="Lienhypertexte"/>
                <w:noProof/>
              </w:rPr>
            </w:r>
          </w:ins>
          <w:ins w:id="21" w:author="COUTIN Stéphane" w:date="2023-10-19T15:51:00Z">
            <w:r w:rsidRPr="008631FD">
              <w:rPr>
                <w:rStyle w:val="Lienhypertexte"/>
                <w:noProof/>
              </w:rPr>
              <w:fldChar w:fldCharType="separate"/>
            </w:r>
            <w:r w:rsidRPr="008631FD">
              <w:rPr>
                <w:rStyle w:val="Lienhypertexte"/>
                <w:noProof/>
              </w:rPr>
              <w:t>1.3</w:t>
            </w:r>
            <w:r>
              <w:rPr>
                <w:rFonts w:asciiTheme="minorHAnsi" w:eastAsiaTheme="minorEastAsia" w:hAnsiTheme="minorHAnsi" w:cstheme="minorBidi"/>
                <w:noProof/>
                <w:lang w:eastAsia="fr-FR"/>
              </w:rPr>
              <w:tab/>
            </w:r>
            <w:r w:rsidRPr="008631FD">
              <w:rPr>
                <w:rStyle w:val="Lienhypertexte"/>
                <w:noProof/>
              </w:rPr>
              <w:t>Principe de fonctionnement</w:t>
            </w:r>
            <w:r>
              <w:rPr>
                <w:noProof/>
                <w:webHidden/>
              </w:rPr>
              <w:tab/>
            </w:r>
            <w:r>
              <w:rPr>
                <w:noProof/>
                <w:webHidden/>
              </w:rPr>
              <w:fldChar w:fldCharType="begin"/>
            </w:r>
            <w:r>
              <w:rPr>
                <w:noProof/>
                <w:webHidden/>
              </w:rPr>
              <w:instrText xml:space="preserve"> PAGEREF _Toc148623099 \h </w:instrText>
            </w:r>
          </w:ins>
          <w:r>
            <w:rPr>
              <w:noProof/>
              <w:webHidden/>
            </w:rPr>
          </w:r>
          <w:r>
            <w:rPr>
              <w:noProof/>
              <w:webHidden/>
            </w:rPr>
            <w:fldChar w:fldCharType="separate"/>
          </w:r>
          <w:ins w:id="22" w:author="COUTIN Stéphane" w:date="2023-10-19T16:00:00Z">
            <w:r w:rsidR="00FC0AED">
              <w:rPr>
                <w:noProof/>
                <w:webHidden/>
              </w:rPr>
              <w:t>4</w:t>
            </w:r>
          </w:ins>
          <w:ins w:id="23" w:author="COUTIN Stéphane" w:date="2023-10-19T15:51:00Z">
            <w:r>
              <w:rPr>
                <w:noProof/>
                <w:webHidden/>
              </w:rPr>
              <w:fldChar w:fldCharType="end"/>
            </w:r>
            <w:r w:rsidRPr="008631FD">
              <w:rPr>
                <w:rStyle w:val="Lienhypertexte"/>
                <w:noProof/>
              </w:rPr>
              <w:fldChar w:fldCharType="end"/>
            </w:r>
          </w:ins>
        </w:p>
        <w:p w14:paraId="30D61E95" w14:textId="49E96CF0" w:rsidR="00004F7C" w:rsidRDefault="00004F7C">
          <w:pPr>
            <w:pStyle w:val="TM1"/>
            <w:tabs>
              <w:tab w:val="left" w:pos="440"/>
              <w:tab w:val="right" w:leader="dot" w:pos="9062"/>
            </w:tabs>
            <w:rPr>
              <w:ins w:id="24" w:author="COUTIN Stéphane" w:date="2023-10-19T15:51:00Z"/>
              <w:rFonts w:asciiTheme="minorHAnsi" w:eastAsiaTheme="minorEastAsia" w:hAnsiTheme="minorHAnsi" w:cstheme="minorBidi"/>
              <w:noProof/>
              <w:lang w:eastAsia="fr-FR"/>
            </w:rPr>
          </w:pPr>
          <w:ins w:id="25" w:author="COUTIN Stéphane" w:date="2023-10-19T15:51:00Z">
            <w:r w:rsidRPr="008631FD">
              <w:rPr>
                <w:rStyle w:val="Lienhypertexte"/>
                <w:noProof/>
              </w:rPr>
              <w:fldChar w:fldCharType="begin"/>
            </w:r>
            <w:r w:rsidRPr="008631FD">
              <w:rPr>
                <w:rStyle w:val="Lienhypertexte"/>
                <w:noProof/>
              </w:rPr>
              <w:instrText xml:space="preserve"> </w:instrText>
            </w:r>
            <w:r>
              <w:rPr>
                <w:noProof/>
              </w:rPr>
              <w:instrText>HYPERLINK \l "_Toc148623100"</w:instrText>
            </w:r>
            <w:r w:rsidRPr="008631FD">
              <w:rPr>
                <w:rStyle w:val="Lienhypertexte"/>
                <w:noProof/>
              </w:rPr>
              <w:instrText xml:space="preserve"> </w:instrText>
            </w:r>
          </w:ins>
          <w:ins w:id="26" w:author="COUTIN Stéphane" w:date="2023-10-19T16:00:00Z">
            <w:r w:rsidR="00FC0AED" w:rsidRPr="008631FD">
              <w:rPr>
                <w:rStyle w:val="Lienhypertexte"/>
                <w:noProof/>
              </w:rPr>
            </w:r>
          </w:ins>
          <w:ins w:id="27" w:author="COUTIN Stéphane" w:date="2023-10-19T15:51:00Z">
            <w:r w:rsidRPr="008631FD">
              <w:rPr>
                <w:rStyle w:val="Lienhypertexte"/>
                <w:noProof/>
              </w:rPr>
              <w:fldChar w:fldCharType="separate"/>
            </w:r>
            <w:r w:rsidRPr="008631FD">
              <w:rPr>
                <w:rStyle w:val="Lienhypertexte"/>
                <w:noProof/>
              </w:rPr>
              <w:t>2</w:t>
            </w:r>
            <w:r>
              <w:rPr>
                <w:rFonts w:asciiTheme="minorHAnsi" w:eastAsiaTheme="minorEastAsia" w:hAnsiTheme="minorHAnsi" w:cstheme="minorBidi"/>
                <w:noProof/>
                <w:lang w:eastAsia="fr-FR"/>
              </w:rPr>
              <w:tab/>
            </w:r>
            <w:r w:rsidRPr="008631FD">
              <w:rPr>
                <w:rStyle w:val="Lienhypertexte"/>
                <w:noProof/>
              </w:rPr>
              <w:t>Installation</w:t>
            </w:r>
            <w:r>
              <w:rPr>
                <w:noProof/>
                <w:webHidden/>
              </w:rPr>
              <w:tab/>
            </w:r>
            <w:r>
              <w:rPr>
                <w:noProof/>
                <w:webHidden/>
              </w:rPr>
              <w:fldChar w:fldCharType="begin"/>
            </w:r>
            <w:r>
              <w:rPr>
                <w:noProof/>
                <w:webHidden/>
              </w:rPr>
              <w:instrText xml:space="preserve"> PAGEREF _Toc148623100 \h </w:instrText>
            </w:r>
          </w:ins>
          <w:r>
            <w:rPr>
              <w:noProof/>
              <w:webHidden/>
            </w:rPr>
          </w:r>
          <w:r>
            <w:rPr>
              <w:noProof/>
              <w:webHidden/>
            </w:rPr>
            <w:fldChar w:fldCharType="separate"/>
          </w:r>
          <w:ins w:id="28" w:author="COUTIN Stéphane" w:date="2023-10-19T16:00:00Z">
            <w:r w:rsidR="00FC0AED">
              <w:rPr>
                <w:noProof/>
                <w:webHidden/>
              </w:rPr>
              <w:t>6</w:t>
            </w:r>
          </w:ins>
          <w:ins w:id="29" w:author="COUTIN Stéphane" w:date="2023-10-19T15:51:00Z">
            <w:r>
              <w:rPr>
                <w:noProof/>
                <w:webHidden/>
              </w:rPr>
              <w:fldChar w:fldCharType="end"/>
            </w:r>
            <w:r w:rsidRPr="008631FD">
              <w:rPr>
                <w:rStyle w:val="Lienhypertexte"/>
                <w:noProof/>
              </w:rPr>
              <w:fldChar w:fldCharType="end"/>
            </w:r>
          </w:ins>
        </w:p>
        <w:p w14:paraId="2160141F" w14:textId="32B3DEA1" w:rsidR="00004F7C" w:rsidRDefault="00004F7C">
          <w:pPr>
            <w:pStyle w:val="TM2"/>
            <w:tabs>
              <w:tab w:val="left" w:pos="850"/>
              <w:tab w:val="right" w:leader="dot" w:pos="9062"/>
            </w:tabs>
            <w:rPr>
              <w:ins w:id="30" w:author="COUTIN Stéphane" w:date="2023-10-19T15:51:00Z"/>
              <w:rFonts w:asciiTheme="minorHAnsi" w:eastAsiaTheme="minorEastAsia" w:hAnsiTheme="minorHAnsi" w:cstheme="minorBidi"/>
              <w:noProof/>
              <w:lang w:eastAsia="fr-FR"/>
            </w:rPr>
          </w:pPr>
          <w:ins w:id="31" w:author="COUTIN Stéphane" w:date="2023-10-19T15:51:00Z">
            <w:r w:rsidRPr="008631FD">
              <w:rPr>
                <w:rStyle w:val="Lienhypertexte"/>
                <w:noProof/>
              </w:rPr>
              <w:fldChar w:fldCharType="begin"/>
            </w:r>
            <w:r w:rsidRPr="008631FD">
              <w:rPr>
                <w:rStyle w:val="Lienhypertexte"/>
                <w:noProof/>
              </w:rPr>
              <w:instrText xml:space="preserve"> </w:instrText>
            </w:r>
            <w:r>
              <w:rPr>
                <w:noProof/>
              </w:rPr>
              <w:instrText>HYPERLINK \l "_Toc148623101"</w:instrText>
            </w:r>
            <w:r w:rsidRPr="008631FD">
              <w:rPr>
                <w:rStyle w:val="Lienhypertexte"/>
                <w:noProof/>
              </w:rPr>
              <w:instrText xml:space="preserve"> </w:instrText>
            </w:r>
          </w:ins>
          <w:ins w:id="32" w:author="COUTIN Stéphane" w:date="2023-10-19T16:00:00Z">
            <w:r w:rsidR="00FC0AED" w:rsidRPr="008631FD">
              <w:rPr>
                <w:rStyle w:val="Lienhypertexte"/>
                <w:noProof/>
              </w:rPr>
            </w:r>
          </w:ins>
          <w:ins w:id="33" w:author="COUTIN Stéphane" w:date="2023-10-19T15:51:00Z">
            <w:r w:rsidRPr="008631FD">
              <w:rPr>
                <w:rStyle w:val="Lienhypertexte"/>
                <w:noProof/>
              </w:rPr>
              <w:fldChar w:fldCharType="separate"/>
            </w:r>
            <w:r w:rsidRPr="008631FD">
              <w:rPr>
                <w:rStyle w:val="Lienhypertexte"/>
                <w:noProof/>
              </w:rPr>
              <w:t>2.1</w:t>
            </w:r>
            <w:r>
              <w:rPr>
                <w:rFonts w:asciiTheme="minorHAnsi" w:eastAsiaTheme="minorEastAsia" w:hAnsiTheme="minorHAnsi" w:cstheme="minorBidi"/>
                <w:noProof/>
                <w:lang w:eastAsia="fr-FR"/>
              </w:rPr>
              <w:tab/>
            </w:r>
            <w:r w:rsidRPr="008631FD">
              <w:rPr>
                <w:rStyle w:val="Lienhypertexte"/>
                <w:noProof/>
              </w:rPr>
              <w:t>Pré requis administratif d’installation</w:t>
            </w:r>
            <w:r>
              <w:rPr>
                <w:noProof/>
                <w:webHidden/>
              </w:rPr>
              <w:tab/>
            </w:r>
            <w:r>
              <w:rPr>
                <w:noProof/>
                <w:webHidden/>
              </w:rPr>
              <w:fldChar w:fldCharType="begin"/>
            </w:r>
            <w:r>
              <w:rPr>
                <w:noProof/>
                <w:webHidden/>
              </w:rPr>
              <w:instrText xml:space="preserve"> PAGEREF _Toc148623101 \h </w:instrText>
            </w:r>
          </w:ins>
          <w:r>
            <w:rPr>
              <w:noProof/>
              <w:webHidden/>
            </w:rPr>
          </w:r>
          <w:r>
            <w:rPr>
              <w:noProof/>
              <w:webHidden/>
            </w:rPr>
            <w:fldChar w:fldCharType="separate"/>
          </w:r>
          <w:ins w:id="34" w:author="COUTIN Stéphane" w:date="2023-10-19T16:00:00Z">
            <w:r w:rsidR="00FC0AED">
              <w:rPr>
                <w:noProof/>
                <w:webHidden/>
              </w:rPr>
              <w:t>6</w:t>
            </w:r>
          </w:ins>
          <w:ins w:id="35" w:author="COUTIN Stéphane" w:date="2023-10-19T15:51:00Z">
            <w:r>
              <w:rPr>
                <w:noProof/>
                <w:webHidden/>
              </w:rPr>
              <w:fldChar w:fldCharType="end"/>
            </w:r>
            <w:r w:rsidRPr="008631FD">
              <w:rPr>
                <w:rStyle w:val="Lienhypertexte"/>
                <w:noProof/>
              </w:rPr>
              <w:fldChar w:fldCharType="end"/>
            </w:r>
          </w:ins>
        </w:p>
        <w:p w14:paraId="7DF0A281" w14:textId="7DA6831B" w:rsidR="00004F7C" w:rsidRDefault="00004F7C">
          <w:pPr>
            <w:pStyle w:val="TM2"/>
            <w:tabs>
              <w:tab w:val="left" w:pos="850"/>
              <w:tab w:val="right" w:leader="dot" w:pos="9062"/>
            </w:tabs>
            <w:rPr>
              <w:ins w:id="36" w:author="COUTIN Stéphane" w:date="2023-10-19T15:51:00Z"/>
              <w:rFonts w:asciiTheme="minorHAnsi" w:eastAsiaTheme="minorEastAsia" w:hAnsiTheme="minorHAnsi" w:cstheme="minorBidi"/>
              <w:noProof/>
              <w:lang w:eastAsia="fr-FR"/>
            </w:rPr>
          </w:pPr>
          <w:ins w:id="37" w:author="COUTIN Stéphane" w:date="2023-10-19T15:51:00Z">
            <w:r w:rsidRPr="008631FD">
              <w:rPr>
                <w:rStyle w:val="Lienhypertexte"/>
                <w:noProof/>
              </w:rPr>
              <w:fldChar w:fldCharType="begin"/>
            </w:r>
            <w:r w:rsidRPr="008631FD">
              <w:rPr>
                <w:rStyle w:val="Lienhypertexte"/>
                <w:noProof/>
              </w:rPr>
              <w:instrText xml:space="preserve"> </w:instrText>
            </w:r>
            <w:r>
              <w:rPr>
                <w:noProof/>
              </w:rPr>
              <w:instrText>HYPERLINK \l "_Toc148623102"</w:instrText>
            </w:r>
            <w:r w:rsidRPr="008631FD">
              <w:rPr>
                <w:rStyle w:val="Lienhypertexte"/>
                <w:noProof/>
              </w:rPr>
              <w:instrText xml:space="preserve"> </w:instrText>
            </w:r>
          </w:ins>
          <w:ins w:id="38" w:author="COUTIN Stéphane" w:date="2023-10-19T16:00:00Z">
            <w:r w:rsidR="00FC0AED" w:rsidRPr="008631FD">
              <w:rPr>
                <w:rStyle w:val="Lienhypertexte"/>
                <w:noProof/>
              </w:rPr>
            </w:r>
          </w:ins>
          <w:ins w:id="39" w:author="COUTIN Stéphane" w:date="2023-10-19T15:51:00Z">
            <w:r w:rsidRPr="008631FD">
              <w:rPr>
                <w:rStyle w:val="Lienhypertexte"/>
                <w:noProof/>
              </w:rPr>
              <w:fldChar w:fldCharType="separate"/>
            </w:r>
            <w:r w:rsidRPr="008631FD">
              <w:rPr>
                <w:rStyle w:val="Lienhypertexte"/>
                <w:noProof/>
              </w:rPr>
              <w:t>2.2</w:t>
            </w:r>
            <w:r>
              <w:rPr>
                <w:rFonts w:asciiTheme="minorHAnsi" w:eastAsiaTheme="minorEastAsia" w:hAnsiTheme="minorHAnsi" w:cstheme="minorBidi"/>
                <w:noProof/>
                <w:lang w:eastAsia="fr-FR"/>
              </w:rPr>
              <w:tab/>
            </w:r>
            <w:r w:rsidRPr="008631FD">
              <w:rPr>
                <w:rStyle w:val="Lienhypertexte"/>
                <w:noProof/>
              </w:rPr>
              <w:t>Pré requis technique d'installation</w:t>
            </w:r>
            <w:r>
              <w:rPr>
                <w:noProof/>
                <w:webHidden/>
              </w:rPr>
              <w:tab/>
            </w:r>
            <w:r>
              <w:rPr>
                <w:noProof/>
                <w:webHidden/>
              </w:rPr>
              <w:fldChar w:fldCharType="begin"/>
            </w:r>
            <w:r>
              <w:rPr>
                <w:noProof/>
                <w:webHidden/>
              </w:rPr>
              <w:instrText xml:space="preserve"> PAGEREF _Toc148623102 \h </w:instrText>
            </w:r>
          </w:ins>
          <w:r>
            <w:rPr>
              <w:noProof/>
              <w:webHidden/>
            </w:rPr>
          </w:r>
          <w:r>
            <w:rPr>
              <w:noProof/>
              <w:webHidden/>
            </w:rPr>
            <w:fldChar w:fldCharType="separate"/>
          </w:r>
          <w:ins w:id="40" w:author="COUTIN Stéphane" w:date="2023-10-19T16:00:00Z">
            <w:r w:rsidR="00FC0AED">
              <w:rPr>
                <w:noProof/>
                <w:webHidden/>
              </w:rPr>
              <w:t>6</w:t>
            </w:r>
          </w:ins>
          <w:ins w:id="41" w:author="COUTIN Stéphane" w:date="2023-10-19T15:51:00Z">
            <w:r>
              <w:rPr>
                <w:noProof/>
                <w:webHidden/>
              </w:rPr>
              <w:fldChar w:fldCharType="end"/>
            </w:r>
            <w:r w:rsidRPr="008631FD">
              <w:rPr>
                <w:rStyle w:val="Lienhypertexte"/>
                <w:noProof/>
              </w:rPr>
              <w:fldChar w:fldCharType="end"/>
            </w:r>
          </w:ins>
        </w:p>
        <w:p w14:paraId="13972660" w14:textId="2B10B568" w:rsidR="00004F7C" w:rsidRDefault="00004F7C">
          <w:pPr>
            <w:pStyle w:val="TM2"/>
            <w:tabs>
              <w:tab w:val="left" w:pos="850"/>
              <w:tab w:val="right" w:leader="dot" w:pos="9062"/>
            </w:tabs>
            <w:rPr>
              <w:ins w:id="42" w:author="COUTIN Stéphane" w:date="2023-10-19T15:51:00Z"/>
              <w:rFonts w:asciiTheme="minorHAnsi" w:eastAsiaTheme="minorEastAsia" w:hAnsiTheme="minorHAnsi" w:cstheme="minorBidi"/>
              <w:noProof/>
              <w:lang w:eastAsia="fr-FR"/>
            </w:rPr>
          </w:pPr>
          <w:ins w:id="43" w:author="COUTIN Stéphane" w:date="2023-10-19T15:51:00Z">
            <w:r w:rsidRPr="008631FD">
              <w:rPr>
                <w:rStyle w:val="Lienhypertexte"/>
                <w:noProof/>
              </w:rPr>
              <w:fldChar w:fldCharType="begin"/>
            </w:r>
            <w:r w:rsidRPr="008631FD">
              <w:rPr>
                <w:rStyle w:val="Lienhypertexte"/>
                <w:noProof/>
              </w:rPr>
              <w:instrText xml:space="preserve"> </w:instrText>
            </w:r>
            <w:r>
              <w:rPr>
                <w:noProof/>
              </w:rPr>
              <w:instrText>HYPERLINK \l "_Toc148623103"</w:instrText>
            </w:r>
            <w:r w:rsidRPr="008631FD">
              <w:rPr>
                <w:rStyle w:val="Lienhypertexte"/>
                <w:noProof/>
              </w:rPr>
              <w:instrText xml:space="preserve"> </w:instrText>
            </w:r>
          </w:ins>
          <w:ins w:id="44" w:author="COUTIN Stéphane" w:date="2023-10-19T16:00:00Z">
            <w:r w:rsidR="00FC0AED" w:rsidRPr="008631FD">
              <w:rPr>
                <w:rStyle w:val="Lienhypertexte"/>
                <w:noProof/>
              </w:rPr>
            </w:r>
          </w:ins>
          <w:ins w:id="45" w:author="COUTIN Stéphane" w:date="2023-10-19T15:51:00Z">
            <w:r w:rsidRPr="008631FD">
              <w:rPr>
                <w:rStyle w:val="Lienhypertexte"/>
                <w:noProof/>
              </w:rPr>
              <w:fldChar w:fldCharType="separate"/>
            </w:r>
            <w:r w:rsidRPr="008631FD">
              <w:rPr>
                <w:rStyle w:val="Lienhypertexte"/>
                <w:noProof/>
              </w:rPr>
              <w:t>2.3</w:t>
            </w:r>
            <w:r>
              <w:rPr>
                <w:rFonts w:asciiTheme="minorHAnsi" w:eastAsiaTheme="minorEastAsia" w:hAnsiTheme="minorHAnsi" w:cstheme="minorBidi"/>
                <w:noProof/>
                <w:lang w:eastAsia="fr-FR"/>
              </w:rPr>
              <w:tab/>
            </w:r>
            <w:r w:rsidRPr="008631FD">
              <w:rPr>
                <w:rStyle w:val="Lienhypertexte"/>
                <w:noProof/>
              </w:rPr>
              <w:t>Mode opératoire de mise à jour de la base DRE</w:t>
            </w:r>
            <w:r>
              <w:rPr>
                <w:noProof/>
                <w:webHidden/>
              </w:rPr>
              <w:tab/>
            </w:r>
            <w:r>
              <w:rPr>
                <w:noProof/>
                <w:webHidden/>
              </w:rPr>
              <w:fldChar w:fldCharType="begin"/>
            </w:r>
            <w:r>
              <w:rPr>
                <w:noProof/>
                <w:webHidden/>
              </w:rPr>
              <w:instrText xml:space="preserve"> PAGEREF _Toc148623103 \h </w:instrText>
            </w:r>
          </w:ins>
          <w:r>
            <w:rPr>
              <w:noProof/>
              <w:webHidden/>
            </w:rPr>
          </w:r>
          <w:r>
            <w:rPr>
              <w:noProof/>
              <w:webHidden/>
            </w:rPr>
            <w:fldChar w:fldCharType="separate"/>
          </w:r>
          <w:ins w:id="46" w:author="COUTIN Stéphane" w:date="2023-10-19T16:00:00Z">
            <w:r w:rsidR="00FC0AED">
              <w:rPr>
                <w:noProof/>
                <w:webHidden/>
              </w:rPr>
              <w:t>6</w:t>
            </w:r>
          </w:ins>
          <w:ins w:id="47" w:author="COUTIN Stéphane" w:date="2023-10-19T15:51:00Z">
            <w:r>
              <w:rPr>
                <w:noProof/>
                <w:webHidden/>
              </w:rPr>
              <w:fldChar w:fldCharType="end"/>
            </w:r>
            <w:r w:rsidRPr="008631FD">
              <w:rPr>
                <w:rStyle w:val="Lienhypertexte"/>
                <w:noProof/>
              </w:rPr>
              <w:fldChar w:fldCharType="end"/>
            </w:r>
          </w:ins>
        </w:p>
        <w:p w14:paraId="28A7FFED" w14:textId="4B3EFD52" w:rsidR="00004F7C" w:rsidRDefault="00004F7C">
          <w:pPr>
            <w:pStyle w:val="TM3"/>
            <w:tabs>
              <w:tab w:val="left" w:pos="1134"/>
              <w:tab w:val="right" w:leader="dot" w:pos="9062"/>
            </w:tabs>
            <w:rPr>
              <w:ins w:id="48" w:author="COUTIN Stéphane" w:date="2023-10-19T15:51:00Z"/>
              <w:rFonts w:asciiTheme="minorHAnsi" w:eastAsiaTheme="minorEastAsia" w:hAnsiTheme="minorHAnsi" w:cstheme="minorBidi"/>
              <w:noProof/>
              <w:lang w:eastAsia="fr-FR"/>
            </w:rPr>
          </w:pPr>
          <w:ins w:id="49" w:author="COUTIN Stéphane" w:date="2023-10-19T15:51:00Z">
            <w:r w:rsidRPr="008631FD">
              <w:rPr>
                <w:rStyle w:val="Lienhypertexte"/>
                <w:noProof/>
              </w:rPr>
              <w:fldChar w:fldCharType="begin"/>
            </w:r>
            <w:r w:rsidRPr="008631FD">
              <w:rPr>
                <w:rStyle w:val="Lienhypertexte"/>
                <w:noProof/>
              </w:rPr>
              <w:instrText xml:space="preserve"> </w:instrText>
            </w:r>
            <w:r>
              <w:rPr>
                <w:noProof/>
              </w:rPr>
              <w:instrText>HYPERLINK \l "_Toc148623104"</w:instrText>
            </w:r>
            <w:r w:rsidRPr="008631FD">
              <w:rPr>
                <w:rStyle w:val="Lienhypertexte"/>
                <w:noProof/>
              </w:rPr>
              <w:instrText xml:space="preserve"> </w:instrText>
            </w:r>
          </w:ins>
          <w:ins w:id="50" w:author="COUTIN Stéphane" w:date="2023-10-19T16:00:00Z">
            <w:r w:rsidR="00FC0AED" w:rsidRPr="008631FD">
              <w:rPr>
                <w:rStyle w:val="Lienhypertexte"/>
                <w:noProof/>
              </w:rPr>
            </w:r>
          </w:ins>
          <w:ins w:id="51" w:author="COUTIN Stéphane" w:date="2023-10-19T15:51:00Z">
            <w:r w:rsidRPr="008631FD">
              <w:rPr>
                <w:rStyle w:val="Lienhypertexte"/>
                <w:noProof/>
              </w:rPr>
              <w:fldChar w:fldCharType="separate"/>
            </w:r>
            <w:r w:rsidRPr="008631FD">
              <w:rPr>
                <w:rStyle w:val="Lienhypertexte"/>
                <w:noProof/>
              </w:rPr>
              <w:t>2.3.1</w:t>
            </w:r>
            <w:r>
              <w:rPr>
                <w:rFonts w:asciiTheme="minorHAnsi" w:eastAsiaTheme="minorEastAsia" w:hAnsiTheme="minorHAnsi" w:cstheme="minorBidi"/>
                <w:noProof/>
                <w:lang w:eastAsia="fr-FR"/>
              </w:rPr>
              <w:tab/>
            </w:r>
            <w:r w:rsidRPr="008631FD">
              <w:rPr>
                <w:rStyle w:val="Lienhypertexte"/>
                <w:noProof/>
              </w:rPr>
              <w:t>Mise à disposition des données</w:t>
            </w:r>
            <w:r>
              <w:rPr>
                <w:noProof/>
                <w:webHidden/>
              </w:rPr>
              <w:tab/>
            </w:r>
            <w:r>
              <w:rPr>
                <w:noProof/>
                <w:webHidden/>
              </w:rPr>
              <w:fldChar w:fldCharType="begin"/>
            </w:r>
            <w:r>
              <w:rPr>
                <w:noProof/>
                <w:webHidden/>
              </w:rPr>
              <w:instrText xml:space="preserve"> PAGEREF _Toc148623104 \h </w:instrText>
            </w:r>
          </w:ins>
          <w:r>
            <w:rPr>
              <w:noProof/>
              <w:webHidden/>
            </w:rPr>
          </w:r>
          <w:r>
            <w:rPr>
              <w:noProof/>
              <w:webHidden/>
            </w:rPr>
            <w:fldChar w:fldCharType="separate"/>
          </w:r>
          <w:ins w:id="52" w:author="COUTIN Stéphane" w:date="2023-10-19T16:00:00Z">
            <w:r w:rsidR="00FC0AED">
              <w:rPr>
                <w:noProof/>
                <w:webHidden/>
              </w:rPr>
              <w:t>7</w:t>
            </w:r>
          </w:ins>
          <w:ins w:id="53" w:author="COUTIN Stéphane" w:date="2023-10-19T15:51:00Z">
            <w:r>
              <w:rPr>
                <w:noProof/>
                <w:webHidden/>
              </w:rPr>
              <w:fldChar w:fldCharType="end"/>
            </w:r>
            <w:r w:rsidRPr="008631FD">
              <w:rPr>
                <w:rStyle w:val="Lienhypertexte"/>
                <w:noProof/>
              </w:rPr>
              <w:fldChar w:fldCharType="end"/>
            </w:r>
          </w:ins>
        </w:p>
        <w:p w14:paraId="5011F2C6" w14:textId="77AC6247" w:rsidR="00004F7C" w:rsidRDefault="00004F7C">
          <w:pPr>
            <w:pStyle w:val="TM3"/>
            <w:tabs>
              <w:tab w:val="left" w:pos="1134"/>
              <w:tab w:val="right" w:leader="dot" w:pos="9062"/>
            </w:tabs>
            <w:rPr>
              <w:ins w:id="54" w:author="COUTIN Stéphane" w:date="2023-10-19T15:51:00Z"/>
              <w:rFonts w:asciiTheme="minorHAnsi" w:eastAsiaTheme="minorEastAsia" w:hAnsiTheme="minorHAnsi" w:cstheme="minorBidi"/>
              <w:noProof/>
              <w:lang w:eastAsia="fr-FR"/>
            </w:rPr>
          </w:pPr>
          <w:ins w:id="55" w:author="COUTIN Stéphane" w:date="2023-10-19T15:51:00Z">
            <w:r w:rsidRPr="008631FD">
              <w:rPr>
                <w:rStyle w:val="Lienhypertexte"/>
                <w:noProof/>
              </w:rPr>
              <w:fldChar w:fldCharType="begin"/>
            </w:r>
            <w:r w:rsidRPr="008631FD">
              <w:rPr>
                <w:rStyle w:val="Lienhypertexte"/>
                <w:noProof/>
              </w:rPr>
              <w:instrText xml:space="preserve"> </w:instrText>
            </w:r>
            <w:r>
              <w:rPr>
                <w:noProof/>
              </w:rPr>
              <w:instrText>HYPERLINK \l "_Toc148623105"</w:instrText>
            </w:r>
            <w:r w:rsidRPr="008631FD">
              <w:rPr>
                <w:rStyle w:val="Lienhypertexte"/>
                <w:noProof/>
              </w:rPr>
              <w:instrText xml:space="preserve"> </w:instrText>
            </w:r>
          </w:ins>
          <w:ins w:id="56" w:author="COUTIN Stéphane" w:date="2023-10-19T16:00:00Z">
            <w:r w:rsidR="00FC0AED" w:rsidRPr="008631FD">
              <w:rPr>
                <w:rStyle w:val="Lienhypertexte"/>
                <w:noProof/>
              </w:rPr>
            </w:r>
          </w:ins>
          <w:ins w:id="57" w:author="COUTIN Stéphane" w:date="2023-10-19T15:51:00Z">
            <w:r w:rsidRPr="008631FD">
              <w:rPr>
                <w:rStyle w:val="Lienhypertexte"/>
                <w:noProof/>
              </w:rPr>
              <w:fldChar w:fldCharType="separate"/>
            </w:r>
            <w:r w:rsidRPr="008631FD">
              <w:rPr>
                <w:rStyle w:val="Lienhypertexte"/>
                <w:noProof/>
              </w:rPr>
              <w:t>2.3.2</w:t>
            </w:r>
            <w:r>
              <w:rPr>
                <w:rFonts w:asciiTheme="minorHAnsi" w:eastAsiaTheme="minorEastAsia" w:hAnsiTheme="minorHAnsi" w:cstheme="minorBidi"/>
                <w:noProof/>
                <w:lang w:eastAsia="fr-FR"/>
              </w:rPr>
              <w:tab/>
            </w:r>
            <w:r w:rsidRPr="008631FD">
              <w:rPr>
                <w:rStyle w:val="Lienhypertexte"/>
                <w:noProof/>
              </w:rPr>
              <w:t>Création de la base DRE en établissement</w:t>
            </w:r>
            <w:r>
              <w:rPr>
                <w:noProof/>
                <w:webHidden/>
              </w:rPr>
              <w:tab/>
            </w:r>
            <w:r>
              <w:rPr>
                <w:noProof/>
                <w:webHidden/>
              </w:rPr>
              <w:fldChar w:fldCharType="begin"/>
            </w:r>
            <w:r>
              <w:rPr>
                <w:noProof/>
                <w:webHidden/>
              </w:rPr>
              <w:instrText xml:space="preserve"> PAGEREF _Toc148623105 \h </w:instrText>
            </w:r>
          </w:ins>
          <w:r>
            <w:rPr>
              <w:noProof/>
              <w:webHidden/>
            </w:rPr>
          </w:r>
          <w:r>
            <w:rPr>
              <w:noProof/>
              <w:webHidden/>
            </w:rPr>
            <w:fldChar w:fldCharType="separate"/>
          </w:r>
          <w:ins w:id="58" w:author="COUTIN Stéphane" w:date="2023-10-19T16:00:00Z">
            <w:r w:rsidR="00FC0AED">
              <w:rPr>
                <w:noProof/>
                <w:webHidden/>
              </w:rPr>
              <w:t>7</w:t>
            </w:r>
          </w:ins>
          <w:ins w:id="59" w:author="COUTIN Stéphane" w:date="2023-10-19T15:51:00Z">
            <w:r>
              <w:rPr>
                <w:noProof/>
                <w:webHidden/>
              </w:rPr>
              <w:fldChar w:fldCharType="end"/>
            </w:r>
            <w:r w:rsidRPr="008631FD">
              <w:rPr>
                <w:rStyle w:val="Lienhypertexte"/>
                <w:noProof/>
              </w:rPr>
              <w:fldChar w:fldCharType="end"/>
            </w:r>
          </w:ins>
        </w:p>
        <w:p w14:paraId="5B9B814D" w14:textId="46CF6E08" w:rsidR="00004F7C" w:rsidRDefault="00004F7C">
          <w:pPr>
            <w:pStyle w:val="TM2"/>
            <w:tabs>
              <w:tab w:val="left" w:pos="850"/>
              <w:tab w:val="right" w:leader="dot" w:pos="9062"/>
            </w:tabs>
            <w:rPr>
              <w:ins w:id="60" w:author="COUTIN Stéphane" w:date="2023-10-19T15:51:00Z"/>
              <w:rFonts w:asciiTheme="minorHAnsi" w:eastAsiaTheme="minorEastAsia" w:hAnsiTheme="minorHAnsi" w:cstheme="minorBidi"/>
              <w:noProof/>
              <w:lang w:eastAsia="fr-FR"/>
            </w:rPr>
          </w:pPr>
          <w:ins w:id="61" w:author="COUTIN Stéphane" w:date="2023-10-19T15:51:00Z">
            <w:r w:rsidRPr="008631FD">
              <w:rPr>
                <w:rStyle w:val="Lienhypertexte"/>
                <w:noProof/>
              </w:rPr>
              <w:fldChar w:fldCharType="begin"/>
            </w:r>
            <w:r w:rsidRPr="008631FD">
              <w:rPr>
                <w:rStyle w:val="Lienhypertexte"/>
                <w:noProof/>
              </w:rPr>
              <w:instrText xml:space="preserve"> </w:instrText>
            </w:r>
            <w:r>
              <w:rPr>
                <w:noProof/>
              </w:rPr>
              <w:instrText>HYPERLINK \l "_Toc148623106"</w:instrText>
            </w:r>
            <w:r w:rsidRPr="008631FD">
              <w:rPr>
                <w:rStyle w:val="Lienhypertexte"/>
                <w:noProof/>
              </w:rPr>
              <w:instrText xml:space="preserve"> </w:instrText>
            </w:r>
          </w:ins>
          <w:ins w:id="62" w:author="COUTIN Stéphane" w:date="2023-10-19T16:00:00Z">
            <w:r w:rsidR="00FC0AED" w:rsidRPr="008631FD">
              <w:rPr>
                <w:rStyle w:val="Lienhypertexte"/>
                <w:noProof/>
              </w:rPr>
            </w:r>
          </w:ins>
          <w:ins w:id="63" w:author="COUTIN Stéphane" w:date="2023-10-19T15:51:00Z">
            <w:r w:rsidRPr="008631FD">
              <w:rPr>
                <w:rStyle w:val="Lienhypertexte"/>
                <w:noProof/>
              </w:rPr>
              <w:fldChar w:fldCharType="separate"/>
            </w:r>
            <w:r w:rsidRPr="008631FD">
              <w:rPr>
                <w:rStyle w:val="Lienhypertexte"/>
                <w:noProof/>
              </w:rPr>
              <w:t>2.4</w:t>
            </w:r>
            <w:r>
              <w:rPr>
                <w:rFonts w:asciiTheme="minorHAnsi" w:eastAsiaTheme="minorEastAsia" w:hAnsiTheme="minorHAnsi" w:cstheme="minorBidi"/>
                <w:noProof/>
                <w:lang w:eastAsia="fr-FR"/>
              </w:rPr>
              <w:tab/>
            </w:r>
            <w:r w:rsidRPr="008631FD">
              <w:rPr>
                <w:rStyle w:val="Lienhypertexte"/>
                <w:noProof/>
              </w:rPr>
              <w:t>Personnalisation de DRE</w:t>
            </w:r>
            <w:r>
              <w:rPr>
                <w:noProof/>
                <w:webHidden/>
              </w:rPr>
              <w:tab/>
            </w:r>
            <w:r>
              <w:rPr>
                <w:noProof/>
                <w:webHidden/>
              </w:rPr>
              <w:fldChar w:fldCharType="begin"/>
            </w:r>
            <w:r>
              <w:rPr>
                <w:noProof/>
                <w:webHidden/>
              </w:rPr>
              <w:instrText xml:space="preserve"> PAGEREF _Toc148623106 \h </w:instrText>
            </w:r>
          </w:ins>
          <w:r>
            <w:rPr>
              <w:noProof/>
              <w:webHidden/>
            </w:rPr>
          </w:r>
          <w:r>
            <w:rPr>
              <w:noProof/>
              <w:webHidden/>
            </w:rPr>
            <w:fldChar w:fldCharType="separate"/>
          </w:r>
          <w:ins w:id="64" w:author="COUTIN Stéphane" w:date="2023-10-19T16:00:00Z">
            <w:r w:rsidR="00FC0AED">
              <w:rPr>
                <w:noProof/>
                <w:webHidden/>
              </w:rPr>
              <w:t>7</w:t>
            </w:r>
          </w:ins>
          <w:ins w:id="65" w:author="COUTIN Stéphane" w:date="2023-10-19T15:51:00Z">
            <w:r>
              <w:rPr>
                <w:noProof/>
                <w:webHidden/>
              </w:rPr>
              <w:fldChar w:fldCharType="end"/>
            </w:r>
            <w:r w:rsidRPr="008631FD">
              <w:rPr>
                <w:rStyle w:val="Lienhypertexte"/>
                <w:noProof/>
              </w:rPr>
              <w:fldChar w:fldCharType="end"/>
            </w:r>
          </w:ins>
        </w:p>
        <w:p w14:paraId="77BC4BF9" w14:textId="2569A78F" w:rsidR="00004F7C" w:rsidRDefault="00004F7C">
          <w:pPr>
            <w:pStyle w:val="TM1"/>
            <w:tabs>
              <w:tab w:val="left" w:pos="440"/>
              <w:tab w:val="right" w:leader="dot" w:pos="9062"/>
            </w:tabs>
            <w:rPr>
              <w:ins w:id="66" w:author="COUTIN Stéphane" w:date="2023-10-19T15:51:00Z"/>
              <w:rFonts w:asciiTheme="minorHAnsi" w:eastAsiaTheme="minorEastAsia" w:hAnsiTheme="minorHAnsi" w:cstheme="minorBidi"/>
              <w:noProof/>
              <w:lang w:eastAsia="fr-FR"/>
            </w:rPr>
          </w:pPr>
          <w:ins w:id="67" w:author="COUTIN Stéphane" w:date="2023-10-19T15:51:00Z">
            <w:r w:rsidRPr="008631FD">
              <w:rPr>
                <w:rStyle w:val="Lienhypertexte"/>
                <w:noProof/>
              </w:rPr>
              <w:fldChar w:fldCharType="begin"/>
            </w:r>
            <w:r w:rsidRPr="008631FD">
              <w:rPr>
                <w:rStyle w:val="Lienhypertexte"/>
                <w:noProof/>
              </w:rPr>
              <w:instrText xml:space="preserve"> </w:instrText>
            </w:r>
            <w:r>
              <w:rPr>
                <w:noProof/>
              </w:rPr>
              <w:instrText>HYPERLINK \l "_Toc148623107"</w:instrText>
            </w:r>
            <w:r w:rsidRPr="008631FD">
              <w:rPr>
                <w:rStyle w:val="Lienhypertexte"/>
                <w:noProof/>
              </w:rPr>
              <w:instrText xml:space="preserve"> </w:instrText>
            </w:r>
          </w:ins>
          <w:ins w:id="68" w:author="COUTIN Stéphane" w:date="2023-10-19T16:00:00Z">
            <w:r w:rsidR="00FC0AED" w:rsidRPr="008631FD">
              <w:rPr>
                <w:rStyle w:val="Lienhypertexte"/>
                <w:noProof/>
              </w:rPr>
            </w:r>
          </w:ins>
          <w:ins w:id="69" w:author="COUTIN Stéphane" w:date="2023-10-19T15:51:00Z">
            <w:r w:rsidRPr="008631FD">
              <w:rPr>
                <w:rStyle w:val="Lienhypertexte"/>
                <w:noProof/>
              </w:rPr>
              <w:fldChar w:fldCharType="separate"/>
            </w:r>
            <w:r w:rsidRPr="008631FD">
              <w:rPr>
                <w:rStyle w:val="Lienhypertexte"/>
                <w:noProof/>
              </w:rPr>
              <w:t>3</w:t>
            </w:r>
            <w:r>
              <w:rPr>
                <w:rFonts w:asciiTheme="minorHAnsi" w:eastAsiaTheme="minorEastAsia" w:hAnsiTheme="minorHAnsi" w:cstheme="minorBidi"/>
                <w:noProof/>
                <w:lang w:eastAsia="fr-FR"/>
              </w:rPr>
              <w:tab/>
            </w:r>
            <w:r w:rsidRPr="008631FD">
              <w:rPr>
                <w:rStyle w:val="Lienhypertexte"/>
                <w:noProof/>
              </w:rPr>
              <w:t>Les données</w:t>
            </w:r>
            <w:r>
              <w:rPr>
                <w:noProof/>
                <w:webHidden/>
              </w:rPr>
              <w:tab/>
            </w:r>
            <w:r>
              <w:rPr>
                <w:noProof/>
                <w:webHidden/>
              </w:rPr>
              <w:fldChar w:fldCharType="begin"/>
            </w:r>
            <w:r>
              <w:rPr>
                <w:noProof/>
                <w:webHidden/>
              </w:rPr>
              <w:instrText xml:space="preserve"> PAGEREF _Toc148623107 \h </w:instrText>
            </w:r>
          </w:ins>
          <w:r>
            <w:rPr>
              <w:noProof/>
              <w:webHidden/>
            </w:rPr>
          </w:r>
          <w:r>
            <w:rPr>
              <w:noProof/>
              <w:webHidden/>
            </w:rPr>
            <w:fldChar w:fldCharType="separate"/>
          </w:r>
          <w:ins w:id="70" w:author="COUTIN Stéphane" w:date="2023-10-19T16:00:00Z">
            <w:r w:rsidR="00FC0AED">
              <w:rPr>
                <w:noProof/>
                <w:webHidden/>
              </w:rPr>
              <w:t>9</w:t>
            </w:r>
          </w:ins>
          <w:ins w:id="71" w:author="COUTIN Stéphane" w:date="2023-10-19T15:51:00Z">
            <w:r>
              <w:rPr>
                <w:noProof/>
                <w:webHidden/>
              </w:rPr>
              <w:fldChar w:fldCharType="end"/>
            </w:r>
            <w:r w:rsidRPr="008631FD">
              <w:rPr>
                <w:rStyle w:val="Lienhypertexte"/>
                <w:noProof/>
              </w:rPr>
              <w:fldChar w:fldCharType="end"/>
            </w:r>
          </w:ins>
        </w:p>
        <w:p w14:paraId="0DBB89F8" w14:textId="5F98E102" w:rsidR="00004F7C" w:rsidRDefault="00004F7C">
          <w:pPr>
            <w:pStyle w:val="TM2"/>
            <w:tabs>
              <w:tab w:val="left" w:pos="850"/>
              <w:tab w:val="right" w:leader="dot" w:pos="9062"/>
            </w:tabs>
            <w:rPr>
              <w:ins w:id="72" w:author="COUTIN Stéphane" w:date="2023-10-19T15:51:00Z"/>
              <w:rFonts w:asciiTheme="minorHAnsi" w:eastAsiaTheme="minorEastAsia" w:hAnsiTheme="minorHAnsi" w:cstheme="minorBidi"/>
              <w:noProof/>
              <w:lang w:eastAsia="fr-FR"/>
            </w:rPr>
          </w:pPr>
          <w:ins w:id="73" w:author="COUTIN Stéphane" w:date="2023-10-19T15:51:00Z">
            <w:r w:rsidRPr="008631FD">
              <w:rPr>
                <w:rStyle w:val="Lienhypertexte"/>
                <w:noProof/>
              </w:rPr>
              <w:fldChar w:fldCharType="begin"/>
            </w:r>
            <w:r w:rsidRPr="008631FD">
              <w:rPr>
                <w:rStyle w:val="Lienhypertexte"/>
                <w:noProof/>
              </w:rPr>
              <w:instrText xml:space="preserve"> </w:instrText>
            </w:r>
            <w:r>
              <w:rPr>
                <w:noProof/>
              </w:rPr>
              <w:instrText>HYPERLINK \l "_Toc148623108"</w:instrText>
            </w:r>
            <w:r w:rsidRPr="008631FD">
              <w:rPr>
                <w:rStyle w:val="Lienhypertexte"/>
                <w:noProof/>
              </w:rPr>
              <w:instrText xml:space="preserve"> </w:instrText>
            </w:r>
          </w:ins>
          <w:ins w:id="74" w:author="COUTIN Stéphane" w:date="2023-10-19T16:00:00Z">
            <w:r w:rsidR="00FC0AED" w:rsidRPr="008631FD">
              <w:rPr>
                <w:rStyle w:val="Lienhypertexte"/>
                <w:noProof/>
              </w:rPr>
            </w:r>
          </w:ins>
          <w:ins w:id="75" w:author="COUTIN Stéphane" w:date="2023-10-19T15:51:00Z">
            <w:r w:rsidRPr="008631FD">
              <w:rPr>
                <w:rStyle w:val="Lienhypertexte"/>
                <w:noProof/>
              </w:rPr>
              <w:fldChar w:fldCharType="separate"/>
            </w:r>
            <w:r w:rsidRPr="008631FD">
              <w:rPr>
                <w:rStyle w:val="Lienhypertexte"/>
                <w:noProof/>
              </w:rPr>
              <w:t>3.1</w:t>
            </w:r>
            <w:r>
              <w:rPr>
                <w:rFonts w:asciiTheme="minorHAnsi" w:eastAsiaTheme="minorEastAsia" w:hAnsiTheme="minorHAnsi" w:cstheme="minorBidi"/>
                <w:noProof/>
                <w:lang w:eastAsia="fr-FR"/>
              </w:rPr>
              <w:tab/>
            </w:r>
            <w:r w:rsidRPr="008631FD">
              <w:rPr>
                <w:rStyle w:val="Lienhypertexte"/>
                <w:noProof/>
              </w:rPr>
              <w:t>Les Bdd constituant DRE</w:t>
            </w:r>
            <w:r>
              <w:rPr>
                <w:noProof/>
                <w:webHidden/>
              </w:rPr>
              <w:tab/>
            </w:r>
            <w:r>
              <w:rPr>
                <w:noProof/>
                <w:webHidden/>
              </w:rPr>
              <w:fldChar w:fldCharType="begin"/>
            </w:r>
            <w:r>
              <w:rPr>
                <w:noProof/>
                <w:webHidden/>
              </w:rPr>
              <w:instrText xml:space="preserve"> PAGEREF _Toc148623108 \h </w:instrText>
            </w:r>
          </w:ins>
          <w:r>
            <w:rPr>
              <w:noProof/>
              <w:webHidden/>
            </w:rPr>
          </w:r>
          <w:r>
            <w:rPr>
              <w:noProof/>
              <w:webHidden/>
            </w:rPr>
            <w:fldChar w:fldCharType="separate"/>
          </w:r>
          <w:ins w:id="76" w:author="COUTIN Stéphane" w:date="2023-10-19T16:00:00Z">
            <w:r w:rsidR="00FC0AED">
              <w:rPr>
                <w:noProof/>
                <w:webHidden/>
              </w:rPr>
              <w:t>9</w:t>
            </w:r>
          </w:ins>
          <w:ins w:id="77" w:author="COUTIN Stéphane" w:date="2023-10-19T15:51:00Z">
            <w:r>
              <w:rPr>
                <w:noProof/>
                <w:webHidden/>
              </w:rPr>
              <w:fldChar w:fldCharType="end"/>
            </w:r>
            <w:r w:rsidRPr="008631FD">
              <w:rPr>
                <w:rStyle w:val="Lienhypertexte"/>
                <w:noProof/>
              </w:rPr>
              <w:fldChar w:fldCharType="end"/>
            </w:r>
          </w:ins>
        </w:p>
        <w:p w14:paraId="6EA8A1F8" w14:textId="19BD99B8" w:rsidR="00004F7C" w:rsidRDefault="00004F7C">
          <w:pPr>
            <w:pStyle w:val="TM2"/>
            <w:tabs>
              <w:tab w:val="left" w:pos="850"/>
              <w:tab w:val="right" w:leader="dot" w:pos="9062"/>
            </w:tabs>
            <w:rPr>
              <w:ins w:id="78" w:author="COUTIN Stéphane" w:date="2023-10-19T15:51:00Z"/>
              <w:rFonts w:asciiTheme="minorHAnsi" w:eastAsiaTheme="minorEastAsia" w:hAnsiTheme="minorHAnsi" w:cstheme="minorBidi"/>
              <w:noProof/>
              <w:lang w:eastAsia="fr-FR"/>
            </w:rPr>
          </w:pPr>
          <w:ins w:id="79" w:author="COUTIN Stéphane" w:date="2023-10-19T15:51:00Z">
            <w:r w:rsidRPr="008631FD">
              <w:rPr>
                <w:rStyle w:val="Lienhypertexte"/>
                <w:noProof/>
              </w:rPr>
              <w:fldChar w:fldCharType="begin"/>
            </w:r>
            <w:r w:rsidRPr="008631FD">
              <w:rPr>
                <w:rStyle w:val="Lienhypertexte"/>
                <w:noProof/>
              </w:rPr>
              <w:instrText xml:space="preserve"> </w:instrText>
            </w:r>
            <w:r>
              <w:rPr>
                <w:noProof/>
              </w:rPr>
              <w:instrText>HYPERLINK \l "_Toc148623109"</w:instrText>
            </w:r>
            <w:r w:rsidRPr="008631FD">
              <w:rPr>
                <w:rStyle w:val="Lienhypertexte"/>
                <w:noProof/>
              </w:rPr>
              <w:instrText xml:space="preserve"> </w:instrText>
            </w:r>
          </w:ins>
          <w:ins w:id="80" w:author="COUTIN Stéphane" w:date="2023-10-19T16:00:00Z">
            <w:r w:rsidR="00FC0AED" w:rsidRPr="008631FD">
              <w:rPr>
                <w:rStyle w:val="Lienhypertexte"/>
                <w:noProof/>
              </w:rPr>
            </w:r>
          </w:ins>
          <w:ins w:id="81" w:author="COUTIN Stéphane" w:date="2023-10-19T15:51:00Z">
            <w:r w:rsidRPr="008631FD">
              <w:rPr>
                <w:rStyle w:val="Lienhypertexte"/>
                <w:noProof/>
              </w:rPr>
              <w:fldChar w:fldCharType="separate"/>
            </w:r>
            <w:r w:rsidRPr="008631FD">
              <w:rPr>
                <w:rStyle w:val="Lienhypertexte"/>
                <w:noProof/>
              </w:rPr>
              <w:t>3.2</w:t>
            </w:r>
            <w:r>
              <w:rPr>
                <w:rFonts w:asciiTheme="minorHAnsi" w:eastAsiaTheme="minorEastAsia" w:hAnsiTheme="minorHAnsi" w:cstheme="minorBidi"/>
                <w:noProof/>
                <w:lang w:eastAsia="fr-FR"/>
              </w:rPr>
              <w:tab/>
            </w:r>
            <w:r w:rsidRPr="008631FD">
              <w:rPr>
                <w:rStyle w:val="Lienhypertexte"/>
                <w:noProof/>
              </w:rPr>
              <w:t>Modèle de données</w:t>
            </w:r>
            <w:r>
              <w:rPr>
                <w:noProof/>
                <w:webHidden/>
              </w:rPr>
              <w:tab/>
            </w:r>
            <w:r>
              <w:rPr>
                <w:noProof/>
                <w:webHidden/>
              </w:rPr>
              <w:fldChar w:fldCharType="begin"/>
            </w:r>
            <w:r>
              <w:rPr>
                <w:noProof/>
                <w:webHidden/>
              </w:rPr>
              <w:instrText xml:space="preserve"> PAGEREF _Toc148623109 \h </w:instrText>
            </w:r>
          </w:ins>
          <w:r>
            <w:rPr>
              <w:noProof/>
              <w:webHidden/>
            </w:rPr>
          </w:r>
          <w:r>
            <w:rPr>
              <w:noProof/>
              <w:webHidden/>
            </w:rPr>
            <w:fldChar w:fldCharType="separate"/>
          </w:r>
          <w:ins w:id="82" w:author="COUTIN Stéphane" w:date="2023-10-19T16:00:00Z">
            <w:r w:rsidR="00FC0AED">
              <w:rPr>
                <w:noProof/>
                <w:webHidden/>
              </w:rPr>
              <w:t>9</w:t>
            </w:r>
          </w:ins>
          <w:ins w:id="83" w:author="COUTIN Stéphane" w:date="2023-10-19T15:51:00Z">
            <w:r>
              <w:rPr>
                <w:noProof/>
                <w:webHidden/>
              </w:rPr>
              <w:fldChar w:fldCharType="end"/>
            </w:r>
            <w:r w:rsidRPr="008631FD">
              <w:rPr>
                <w:rStyle w:val="Lienhypertexte"/>
                <w:noProof/>
              </w:rPr>
              <w:fldChar w:fldCharType="end"/>
            </w:r>
          </w:ins>
        </w:p>
        <w:p w14:paraId="565A8DBF" w14:textId="48176F73" w:rsidR="00004F7C" w:rsidRDefault="00004F7C">
          <w:pPr>
            <w:pStyle w:val="TM1"/>
            <w:tabs>
              <w:tab w:val="left" w:pos="440"/>
              <w:tab w:val="right" w:leader="dot" w:pos="9062"/>
            </w:tabs>
            <w:rPr>
              <w:ins w:id="84" w:author="COUTIN Stéphane" w:date="2023-10-19T15:51:00Z"/>
              <w:rFonts w:asciiTheme="minorHAnsi" w:eastAsiaTheme="minorEastAsia" w:hAnsiTheme="minorHAnsi" w:cstheme="minorBidi"/>
              <w:noProof/>
              <w:lang w:eastAsia="fr-FR"/>
            </w:rPr>
          </w:pPr>
          <w:ins w:id="85" w:author="COUTIN Stéphane" w:date="2023-10-19T15:51:00Z">
            <w:r w:rsidRPr="008631FD">
              <w:rPr>
                <w:rStyle w:val="Lienhypertexte"/>
                <w:noProof/>
              </w:rPr>
              <w:fldChar w:fldCharType="begin"/>
            </w:r>
            <w:r w:rsidRPr="008631FD">
              <w:rPr>
                <w:rStyle w:val="Lienhypertexte"/>
                <w:noProof/>
              </w:rPr>
              <w:instrText xml:space="preserve"> </w:instrText>
            </w:r>
            <w:r>
              <w:rPr>
                <w:noProof/>
              </w:rPr>
              <w:instrText>HYPERLINK \l "_Toc148623110"</w:instrText>
            </w:r>
            <w:r w:rsidRPr="008631FD">
              <w:rPr>
                <w:rStyle w:val="Lienhypertexte"/>
                <w:noProof/>
              </w:rPr>
              <w:instrText xml:space="preserve"> </w:instrText>
            </w:r>
          </w:ins>
          <w:ins w:id="86" w:author="COUTIN Stéphane" w:date="2023-10-19T16:00:00Z">
            <w:r w:rsidR="00FC0AED" w:rsidRPr="008631FD">
              <w:rPr>
                <w:rStyle w:val="Lienhypertexte"/>
                <w:noProof/>
              </w:rPr>
            </w:r>
          </w:ins>
          <w:ins w:id="87" w:author="COUTIN Stéphane" w:date="2023-10-19T15:51:00Z">
            <w:r w:rsidRPr="008631FD">
              <w:rPr>
                <w:rStyle w:val="Lienhypertexte"/>
                <w:noProof/>
              </w:rPr>
              <w:fldChar w:fldCharType="separate"/>
            </w:r>
            <w:r w:rsidRPr="008631FD">
              <w:rPr>
                <w:rStyle w:val="Lienhypertexte"/>
                <w:noProof/>
              </w:rPr>
              <w:t>4</w:t>
            </w:r>
            <w:r>
              <w:rPr>
                <w:rFonts w:asciiTheme="minorHAnsi" w:eastAsiaTheme="minorEastAsia" w:hAnsiTheme="minorHAnsi" w:cstheme="minorBidi"/>
                <w:noProof/>
                <w:lang w:eastAsia="fr-FR"/>
              </w:rPr>
              <w:tab/>
            </w:r>
            <w:r w:rsidRPr="008631FD">
              <w:rPr>
                <w:rStyle w:val="Lienhypertexte"/>
                <w:noProof/>
              </w:rPr>
              <w:t>Utilisation de DRE</w:t>
            </w:r>
            <w:r>
              <w:rPr>
                <w:noProof/>
                <w:webHidden/>
              </w:rPr>
              <w:tab/>
            </w:r>
            <w:r>
              <w:rPr>
                <w:noProof/>
                <w:webHidden/>
              </w:rPr>
              <w:fldChar w:fldCharType="begin"/>
            </w:r>
            <w:r>
              <w:rPr>
                <w:noProof/>
                <w:webHidden/>
              </w:rPr>
              <w:instrText xml:space="preserve"> PAGEREF _Toc148623110 \h </w:instrText>
            </w:r>
          </w:ins>
          <w:r>
            <w:rPr>
              <w:noProof/>
              <w:webHidden/>
            </w:rPr>
          </w:r>
          <w:r>
            <w:rPr>
              <w:noProof/>
              <w:webHidden/>
            </w:rPr>
            <w:fldChar w:fldCharType="separate"/>
          </w:r>
          <w:ins w:id="88" w:author="COUTIN Stéphane" w:date="2023-10-19T16:00:00Z">
            <w:r w:rsidR="00FC0AED">
              <w:rPr>
                <w:noProof/>
                <w:webHidden/>
              </w:rPr>
              <w:t>10</w:t>
            </w:r>
          </w:ins>
          <w:ins w:id="89" w:author="COUTIN Stéphane" w:date="2023-10-19T15:51:00Z">
            <w:r>
              <w:rPr>
                <w:noProof/>
                <w:webHidden/>
              </w:rPr>
              <w:fldChar w:fldCharType="end"/>
            </w:r>
            <w:r w:rsidRPr="008631FD">
              <w:rPr>
                <w:rStyle w:val="Lienhypertexte"/>
                <w:noProof/>
              </w:rPr>
              <w:fldChar w:fldCharType="end"/>
            </w:r>
          </w:ins>
        </w:p>
        <w:p w14:paraId="6AFCAC87" w14:textId="648E2BD3" w:rsidR="00004F7C" w:rsidRDefault="00004F7C">
          <w:pPr>
            <w:pStyle w:val="TM2"/>
            <w:tabs>
              <w:tab w:val="left" w:pos="850"/>
              <w:tab w:val="right" w:leader="dot" w:pos="9062"/>
            </w:tabs>
            <w:rPr>
              <w:ins w:id="90" w:author="COUTIN Stéphane" w:date="2023-10-19T15:51:00Z"/>
              <w:rFonts w:asciiTheme="minorHAnsi" w:eastAsiaTheme="minorEastAsia" w:hAnsiTheme="minorHAnsi" w:cstheme="minorBidi"/>
              <w:noProof/>
              <w:lang w:eastAsia="fr-FR"/>
            </w:rPr>
          </w:pPr>
          <w:ins w:id="91" w:author="COUTIN Stéphane" w:date="2023-10-19T15:51:00Z">
            <w:r w:rsidRPr="008631FD">
              <w:rPr>
                <w:rStyle w:val="Lienhypertexte"/>
                <w:noProof/>
              </w:rPr>
              <w:fldChar w:fldCharType="begin"/>
            </w:r>
            <w:r w:rsidRPr="008631FD">
              <w:rPr>
                <w:rStyle w:val="Lienhypertexte"/>
                <w:noProof/>
              </w:rPr>
              <w:instrText xml:space="preserve"> </w:instrText>
            </w:r>
            <w:r>
              <w:rPr>
                <w:noProof/>
              </w:rPr>
              <w:instrText>HYPERLINK \l "_Toc148623111"</w:instrText>
            </w:r>
            <w:r w:rsidRPr="008631FD">
              <w:rPr>
                <w:rStyle w:val="Lienhypertexte"/>
                <w:noProof/>
              </w:rPr>
              <w:instrText xml:space="preserve"> </w:instrText>
            </w:r>
          </w:ins>
          <w:ins w:id="92" w:author="COUTIN Stéphane" w:date="2023-10-19T16:00:00Z">
            <w:r w:rsidR="00FC0AED" w:rsidRPr="008631FD">
              <w:rPr>
                <w:rStyle w:val="Lienhypertexte"/>
                <w:noProof/>
              </w:rPr>
            </w:r>
          </w:ins>
          <w:ins w:id="93" w:author="COUTIN Stéphane" w:date="2023-10-19T15:51:00Z">
            <w:r w:rsidRPr="008631FD">
              <w:rPr>
                <w:rStyle w:val="Lienhypertexte"/>
                <w:noProof/>
              </w:rPr>
              <w:fldChar w:fldCharType="separate"/>
            </w:r>
            <w:r w:rsidRPr="008631FD">
              <w:rPr>
                <w:rStyle w:val="Lienhypertexte"/>
                <w:noProof/>
              </w:rPr>
              <w:t>4.1</w:t>
            </w:r>
            <w:r>
              <w:rPr>
                <w:rFonts w:asciiTheme="minorHAnsi" w:eastAsiaTheme="minorEastAsia" w:hAnsiTheme="minorHAnsi" w:cstheme="minorBidi"/>
                <w:noProof/>
                <w:lang w:eastAsia="fr-FR"/>
              </w:rPr>
              <w:tab/>
            </w:r>
            <w:r w:rsidRPr="008631FD">
              <w:rPr>
                <w:rStyle w:val="Lienhypertexte"/>
                <w:noProof/>
              </w:rPr>
              <w:t>Usage</w:t>
            </w:r>
            <w:r>
              <w:rPr>
                <w:noProof/>
                <w:webHidden/>
              </w:rPr>
              <w:tab/>
            </w:r>
            <w:r>
              <w:rPr>
                <w:noProof/>
                <w:webHidden/>
              </w:rPr>
              <w:fldChar w:fldCharType="begin"/>
            </w:r>
            <w:r>
              <w:rPr>
                <w:noProof/>
                <w:webHidden/>
              </w:rPr>
              <w:instrText xml:space="preserve"> PAGEREF _Toc148623111 \h </w:instrText>
            </w:r>
          </w:ins>
          <w:r>
            <w:rPr>
              <w:noProof/>
              <w:webHidden/>
            </w:rPr>
          </w:r>
          <w:r>
            <w:rPr>
              <w:noProof/>
              <w:webHidden/>
            </w:rPr>
            <w:fldChar w:fldCharType="separate"/>
          </w:r>
          <w:ins w:id="94" w:author="COUTIN Stéphane" w:date="2023-10-19T16:00:00Z">
            <w:r w:rsidR="00FC0AED">
              <w:rPr>
                <w:noProof/>
                <w:webHidden/>
              </w:rPr>
              <w:t>10</w:t>
            </w:r>
          </w:ins>
          <w:ins w:id="95" w:author="COUTIN Stéphane" w:date="2023-10-19T15:51:00Z">
            <w:r>
              <w:rPr>
                <w:noProof/>
                <w:webHidden/>
              </w:rPr>
              <w:fldChar w:fldCharType="end"/>
            </w:r>
            <w:r w:rsidRPr="008631FD">
              <w:rPr>
                <w:rStyle w:val="Lienhypertexte"/>
                <w:noProof/>
              </w:rPr>
              <w:fldChar w:fldCharType="end"/>
            </w:r>
          </w:ins>
        </w:p>
        <w:p w14:paraId="7A73B691" w14:textId="340C4839" w:rsidR="00004F7C" w:rsidRDefault="00004F7C">
          <w:pPr>
            <w:pStyle w:val="TM2"/>
            <w:tabs>
              <w:tab w:val="left" w:pos="850"/>
              <w:tab w:val="right" w:leader="dot" w:pos="9062"/>
            </w:tabs>
            <w:rPr>
              <w:ins w:id="96" w:author="COUTIN Stéphane" w:date="2023-10-19T15:51:00Z"/>
              <w:rFonts w:asciiTheme="minorHAnsi" w:eastAsiaTheme="minorEastAsia" w:hAnsiTheme="minorHAnsi" w:cstheme="minorBidi"/>
              <w:noProof/>
              <w:lang w:eastAsia="fr-FR"/>
            </w:rPr>
          </w:pPr>
          <w:ins w:id="97" w:author="COUTIN Stéphane" w:date="2023-10-19T15:51:00Z">
            <w:r w:rsidRPr="008631FD">
              <w:rPr>
                <w:rStyle w:val="Lienhypertexte"/>
                <w:noProof/>
              </w:rPr>
              <w:fldChar w:fldCharType="begin"/>
            </w:r>
            <w:r w:rsidRPr="008631FD">
              <w:rPr>
                <w:rStyle w:val="Lienhypertexte"/>
                <w:noProof/>
              </w:rPr>
              <w:instrText xml:space="preserve"> </w:instrText>
            </w:r>
            <w:r>
              <w:rPr>
                <w:noProof/>
              </w:rPr>
              <w:instrText>HYPERLINK \l "_Toc148623112"</w:instrText>
            </w:r>
            <w:r w:rsidRPr="008631FD">
              <w:rPr>
                <w:rStyle w:val="Lienhypertexte"/>
                <w:noProof/>
              </w:rPr>
              <w:instrText xml:space="preserve"> </w:instrText>
            </w:r>
          </w:ins>
          <w:ins w:id="98" w:author="COUTIN Stéphane" w:date="2023-10-19T16:00:00Z">
            <w:r w:rsidR="00FC0AED" w:rsidRPr="008631FD">
              <w:rPr>
                <w:rStyle w:val="Lienhypertexte"/>
                <w:noProof/>
              </w:rPr>
            </w:r>
          </w:ins>
          <w:ins w:id="99" w:author="COUTIN Stéphane" w:date="2023-10-19T15:51:00Z">
            <w:r w:rsidRPr="008631FD">
              <w:rPr>
                <w:rStyle w:val="Lienhypertexte"/>
                <w:noProof/>
              </w:rPr>
              <w:fldChar w:fldCharType="separate"/>
            </w:r>
            <w:r w:rsidRPr="008631FD">
              <w:rPr>
                <w:rStyle w:val="Lienhypertexte"/>
                <w:noProof/>
              </w:rPr>
              <w:t>4.2</w:t>
            </w:r>
            <w:r>
              <w:rPr>
                <w:rFonts w:asciiTheme="minorHAnsi" w:eastAsiaTheme="minorEastAsia" w:hAnsiTheme="minorHAnsi" w:cstheme="minorBidi"/>
                <w:noProof/>
                <w:lang w:eastAsia="fr-FR"/>
              </w:rPr>
              <w:tab/>
            </w:r>
            <w:r w:rsidRPr="008631FD">
              <w:rPr>
                <w:rStyle w:val="Lienhypertexte"/>
                <w:noProof/>
              </w:rPr>
              <w:t>Outils pour accéder aux données</w:t>
            </w:r>
            <w:r>
              <w:rPr>
                <w:noProof/>
                <w:webHidden/>
              </w:rPr>
              <w:tab/>
            </w:r>
            <w:r>
              <w:rPr>
                <w:noProof/>
                <w:webHidden/>
              </w:rPr>
              <w:fldChar w:fldCharType="begin"/>
            </w:r>
            <w:r>
              <w:rPr>
                <w:noProof/>
                <w:webHidden/>
              </w:rPr>
              <w:instrText xml:space="preserve"> PAGEREF _Toc148623112 \h </w:instrText>
            </w:r>
          </w:ins>
          <w:r>
            <w:rPr>
              <w:noProof/>
              <w:webHidden/>
            </w:rPr>
          </w:r>
          <w:r>
            <w:rPr>
              <w:noProof/>
              <w:webHidden/>
            </w:rPr>
            <w:fldChar w:fldCharType="separate"/>
          </w:r>
          <w:ins w:id="100" w:author="COUTIN Stéphane" w:date="2023-10-19T16:00:00Z">
            <w:r w:rsidR="00FC0AED">
              <w:rPr>
                <w:noProof/>
                <w:webHidden/>
              </w:rPr>
              <w:t>10</w:t>
            </w:r>
          </w:ins>
          <w:ins w:id="101" w:author="COUTIN Stéphane" w:date="2023-10-19T15:51:00Z">
            <w:r>
              <w:rPr>
                <w:noProof/>
                <w:webHidden/>
              </w:rPr>
              <w:fldChar w:fldCharType="end"/>
            </w:r>
            <w:r w:rsidRPr="008631FD">
              <w:rPr>
                <w:rStyle w:val="Lienhypertexte"/>
                <w:noProof/>
              </w:rPr>
              <w:fldChar w:fldCharType="end"/>
            </w:r>
          </w:ins>
        </w:p>
        <w:p w14:paraId="442FDEDF" w14:textId="04841EC7" w:rsidR="00004F7C" w:rsidRDefault="00004F7C">
          <w:pPr>
            <w:pStyle w:val="TM2"/>
            <w:tabs>
              <w:tab w:val="left" w:pos="850"/>
              <w:tab w:val="right" w:leader="dot" w:pos="9062"/>
            </w:tabs>
            <w:rPr>
              <w:ins w:id="102" w:author="COUTIN Stéphane" w:date="2023-10-19T15:51:00Z"/>
              <w:rFonts w:asciiTheme="minorHAnsi" w:eastAsiaTheme="minorEastAsia" w:hAnsiTheme="minorHAnsi" w:cstheme="minorBidi"/>
              <w:noProof/>
              <w:lang w:eastAsia="fr-FR"/>
            </w:rPr>
          </w:pPr>
          <w:ins w:id="103" w:author="COUTIN Stéphane" w:date="2023-10-19T15:51:00Z">
            <w:r w:rsidRPr="008631FD">
              <w:rPr>
                <w:rStyle w:val="Lienhypertexte"/>
                <w:noProof/>
              </w:rPr>
              <w:fldChar w:fldCharType="begin"/>
            </w:r>
            <w:r w:rsidRPr="008631FD">
              <w:rPr>
                <w:rStyle w:val="Lienhypertexte"/>
                <w:noProof/>
              </w:rPr>
              <w:instrText xml:space="preserve"> </w:instrText>
            </w:r>
            <w:r>
              <w:rPr>
                <w:noProof/>
              </w:rPr>
              <w:instrText>HYPERLINK \l "_Toc148623113"</w:instrText>
            </w:r>
            <w:r w:rsidRPr="008631FD">
              <w:rPr>
                <w:rStyle w:val="Lienhypertexte"/>
                <w:noProof/>
              </w:rPr>
              <w:instrText xml:space="preserve"> </w:instrText>
            </w:r>
          </w:ins>
          <w:ins w:id="104" w:author="COUTIN Stéphane" w:date="2023-10-19T16:00:00Z">
            <w:r w:rsidR="00FC0AED" w:rsidRPr="008631FD">
              <w:rPr>
                <w:rStyle w:val="Lienhypertexte"/>
                <w:noProof/>
              </w:rPr>
            </w:r>
          </w:ins>
          <w:ins w:id="105" w:author="COUTIN Stéphane" w:date="2023-10-19T15:51:00Z">
            <w:r w:rsidRPr="008631FD">
              <w:rPr>
                <w:rStyle w:val="Lienhypertexte"/>
                <w:noProof/>
              </w:rPr>
              <w:fldChar w:fldCharType="separate"/>
            </w:r>
            <w:r w:rsidRPr="008631FD">
              <w:rPr>
                <w:rStyle w:val="Lienhypertexte"/>
                <w:noProof/>
              </w:rPr>
              <w:t>4.3</w:t>
            </w:r>
            <w:r>
              <w:rPr>
                <w:rFonts w:asciiTheme="minorHAnsi" w:eastAsiaTheme="minorEastAsia" w:hAnsiTheme="minorHAnsi" w:cstheme="minorBidi"/>
                <w:noProof/>
                <w:lang w:eastAsia="fr-FR"/>
              </w:rPr>
              <w:tab/>
            </w:r>
            <w:r w:rsidRPr="008631FD">
              <w:rPr>
                <w:rStyle w:val="Lienhypertexte"/>
                <w:noProof/>
              </w:rPr>
              <w:t>Mise en commun de code et d’outils</w:t>
            </w:r>
            <w:r>
              <w:rPr>
                <w:noProof/>
                <w:webHidden/>
              </w:rPr>
              <w:tab/>
            </w:r>
            <w:r>
              <w:rPr>
                <w:noProof/>
                <w:webHidden/>
              </w:rPr>
              <w:fldChar w:fldCharType="begin"/>
            </w:r>
            <w:r>
              <w:rPr>
                <w:noProof/>
                <w:webHidden/>
              </w:rPr>
              <w:instrText xml:space="preserve"> PAGEREF _Toc148623113 \h </w:instrText>
            </w:r>
          </w:ins>
          <w:r>
            <w:rPr>
              <w:noProof/>
              <w:webHidden/>
            </w:rPr>
          </w:r>
          <w:r>
            <w:rPr>
              <w:noProof/>
              <w:webHidden/>
            </w:rPr>
            <w:fldChar w:fldCharType="separate"/>
          </w:r>
          <w:ins w:id="106" w:author="COUTIN Stéphane" w:date="2023-10-19T16:00:00Z">
            <w:r w:rsidR="00FC0AED">
              <w:rPr>
                <w:noProof/>
                <w:webHidden/>
              </w:rPr>
              <w:t>10</w:t>
            </w:r>
          </w:ins>
          <w:ins w:id="107" w:author="COUTIN Stéphane" w:date="2023-10-19T15:51:00Z">
            <w:r>
              <w:rPr>
                <w:noProof/>
                <w:webHidden/>
              </w:rPr>
              <w:fldChar w:fldCharType="end"/>
            </w:r>
            <w:r w:rsidRPr="008631FD">
              <w:rPr>
                <w:rStyle w:val="Lienhypertexte"/>
                <w:noProof/>
              </w:rPr>
              <w:fldChar w:fldCharType="end"/>
            </w:r>
          </w:ins>
        </w:p>
        <w:p w14:paraId="7B85F723" w14:textId="28915A6C" w:rsidR="00004F7C" w:rsidRDefault="00004F7C">
          <w:pPr>
            <w:pStyle w:val="TM2"/>
            <w:tabs>
              <w:tab w:val="left" w:pos="850"/>
              <w:tab w:val="right" w:leader="dot" w:pos="9062"/>
            </w:tabs>
            <w:rPr>
              <w:ins w:id="108" w:author="COUTIN Stéphane" w:date="2023-10-19T15:51:00Z"/>
              <w:rFonts w:asciiTheme="minorHAnsi" w:eastAsiaTheme="minorEastAsia" w:hAnsiTheme="minorHAnsi" w:cstheme="minorBidi"/>
              <w:noProof/>
              <w:lang w:eastAsia="fr-FR"/>
            </w:rPr>
          </w:pPr>
          <w:ins w:id="109" w:author="COUTIN Stéphane" w:date="2023-10-19T15:51:00Z">
            <w:r w:rsidRPr="008631FD">
              <w:rPr>
                <w:rStyle w:val="Lienhypertexte"/>
                <w:noProof/>
              </w:rPr>
              <w:fldChar w:fldCharType="begin"/>
            </w:r>
            <w:r w:rsidRPr="008631FD">
              <w:rPr>
                <w:rStyle w:val="Lienhypertexte"/>
                <w:noProof/>
              </w:rPr>
              <w:instrText xml:space="preserve"> </w:instrText>
            </w:r>
            <w:r>
              <w:rPr>
                <w:noProof/>
              </w:rPr>
              <w:instrText>HYPERLINK \l "_Toc148623114"</w:instrText>
            </w:r>
            <w:r w:rsidRPr="008631FD">
              <w:rPr>
                <w:rStyle w:val="Lienhypertexte"/>
                <w:noProof/>
              </w:rPr>
              <w:instrText xml:space="preserve"> </w:instrText>
            </w:r>
          </w:ins>
          <w:ins w:id="110" w:author="COUTIN Stéphane" w:date="2023-10-19T16:00:00Z">
            <w:r w:rsidR="00FC0AED" w:rsidRPr="008631FD">
              <w:rPr>
                <w:rStyle w:val="Lienhypertexte"/>
                <w:noProof/>
              </w:rPr>
            </w:r>
          </w:ins>
          <w:ins w:id="111" w:author="COUTIN Stéphane" w:date="2023-10-19T15:51:00Z">
            <w:r w:rsidRPr="008631FD">
              <w:rPr>
                <w:rStyle w:val="Lienhypertexte"/>
                <w:noProof/>
              </w:rPr>
              <w:fldChar w:fldCharType="separate"/>
            </w:r>
            <w:r w:rsidRPr="008631FD">
              <w:rPr>
                <w:rStyle w:val="Lienhypertexte"/>
                <w:noProof/>
              </w:rPr>
              <w:t>4.4</w:t>
            </w:r>
            <w:r>
              <w:rPr>
                <w:rFonts w:asciiTheme="minorHAnsi" w:eastAsiaTheme="minorEastAsia" w:hAnsiTheme="minorHAnsi" w:cstheme="minorBidi"/>
                <w:noProof/>
                <w:lang w:eastAsia="fr-FR"/>
              </w:rPr>
              <w:tab/>
            </w:r>
            <w:r w:rsidRPr="008631FD">
              <w:rPr>
                <w:rStyle w:val="Lienhypertexte"/>
                <w:noProof/>
              </w:rPr>
              <w:t>Utilisation de DRE pour de l'intégration applicative</w:t>
            </w:r>
            <w:r>
              <w:rPr>
                <w:noProof/>
                <w:webHidden/>
              </w:rPr>
              <w:tab/>
            </w:r>
            <w:r>
              <w:rPr>
                <w:noProof/>
                <w:webHidden/>
              </w:rPr>
              <w:fldChar w:fldCharType="begin"/>
            </w:r>
            <w:r>
              <w:rPr>
                <w:noProof/>
                <w:webHidden/>
              </w:rPr>
              <w:instrText xml:space="preserve"> PAGEREF _Toc148623114 \h </w:instrText>
            </w:r>
          </w:ins>
          <w:r>
            <w:rPr>
              <w:noProof/>
              <w:webHidden/>
            </w:rPr>
          </w:r>
          <w:r>
            <w:rPr>
              <w:noProof/>
              <w:webHidden/>
            </w:rPr>
            <w:fldChar w:fldCharType="separate"/>
          </w:r>
          <w:ins w:id="112" w:author="COUTIN Stéphane" w:date="2023-10-19T16:00:00Z">
            <w:r w:rsidR="00FC0AED">
              <w:rPr>
                <w:noProof/>
                <w:webHidden/>
              </w:rPr>
              <w:t>10</w:t>
            </w:r>
          </w:ins>
          <w:ins w:id="113" w:author="COUTIN Stéphane" w:date="2023-10-19T15:51:00Z">
            <w:r>
              <w:rPr>
                <w:noProof/>
                <w:webHidden/>
              </w:rPr>
              <w:fldChar w:fldCharType="end"/>
            </w:r>
            <w:r w:rsidRPr="008631FD">
              <w:rPr>
                <w:rStyle w:val="Lienhypertexte"/>
                <w:noProof/>
              </w:rPr>
              <w:fldChar w:fldCharType="end"/>
            </w:r>
          </w:ins>
        </w:p>
        <w:p w14:paraId="5D66E9A8" w14:textId="17CFDB2F" w:rsidR="00004F7C" w:rsidRDefault="00004F7C">
          <w:pPr>
            <w:pStyle w:val="TM2"/>
            <w:tabs>
              <w:tab w:val="left" w:pos="850"/>
              <w:tab w:val="right" w:leader="dot" w:pos="9062"/>
            </w:tabs>
            <w:rPr>
              <w:ins w:id="114" w:author="COUTIN Stéphane" w:date="2023-10-19T15:51:00Z"/>
              <w:rFonts w:asciiTheme="minorHAnsi" w:eastAsiaTheme="minorEastAsia" w:hAnsiTheme="minorHAnsi" w:cstheme="minorBidi"/>
              <w:noProof/>
              <w:lang w:eastAsia="fr-FR"/>
            </w:rPr>
          </w:pPr>
          <w:ins w:id="115" w:author="COUTIN Stéphane" w:date="2023-10-19T15:51:00Z">
            <w:r w:rsidRPr="008631FD">
              <w:rPr>
                <w:rStyle w:val="Lienhypertexte"/>
                <w:noProof/>
              </w:rPr>
              <w:fldChar w:fldCharType="begin"/>
            </w:r>
            <w:r w:rsidRPr="008631FD">
              <w:rPr>
                <w:rStyle w:val="Lienhypertexte"/>
                <w:noProof/>
              </w:rPr>
              <w:instrText xml:space="preserve"> </w:instrText>
            </w:r>
            <w:r>
              <w:rPr>
                <w:noProof/>
              </w:rPr>
              <w:instrText>HYPERLINK \l "_Toc148623115"</w:instrText>
            </w:r>
            <w:r w:rsidRPr="008631FD">
              <w:rPr>
                <w:rStyle w:val="Lienhypertexte"/>
                <w:noProof/>
              </w:rPr>
              <w:instrText xml:space="preserve"> </w:instrText>
            </w:r>
          </w:ins>
          <w:ins w:id="116" w:author="COUTIN Stéphane" w:date="2023-10-19T16:00:00Z">
            <w:r w:rsidR="00FC0AED" w:rsidRPr="008631FD">
              <w:rPr>
                <w:rStyle w:val="Lienhypertexte"/>
                <w:noProof/>
              </w:rPr>
            </w:r>
          </w:ins>
          <w:ins w:id="117" w:author="COUTIN Stéphane" w:date="2023-10-19T15:51:00Z">
            <w:r w:rsidRPr="008631FD">
              <w:rPr>
                <w:rStyle w:val="Lienhypertexte"/>
                <w:noProof/>
              </w:rPr>
              <w:fldChar w:fldCharType="separate"/>
            </w:r>
            <w:r w:rsidRPr="008631FD">
              <w:rPr>
                <w:rStyle w:val="Lienhypertexte"/>
                <w:noProof/>
              </w:rPr>
              <w:t>4.5</w:t>
            </w:r>
            <w:r>
              <w:rPr>
                <w:rFonts w:asciiTheme="minorHAnsi" w:eastAsiaTheme="minorEastAsia" w:hAnsiTheme="minorHAnsi" w:cstheme="minorBidi"/>
                <w:noProof/>
                <w:lang w:eastAsia="fr-FR"/>
              </w:rPr>
              <w:tab/>
            </w:r>
            <w:r w:rsidRPr="008631FD">
              <w:rPr>
                <w:rStyle w:val="Lienhypertexte"/>
                <w:noProof/>
              </w:rPr>
              <w:t>Support</w:t>
            </w:r>
            <w:r>
              <w:rPr>
                <w:noProof/>
                <w:webHidden/>
              </w:rPr>
              <w:tab/>
            </w:r>
            <w:r>
              <w:rPr>
                <w:noProof/>
                <w:webHidden/>
              </w:rPr>
              <w:fldChar w:fldCharType="begin"/>
            </w:r>
            <w:r>
              <w:rPr>
                <w:noProof/>
                <w:webHidden/>
              </w:rPr>
              <w:instrText xml:space="preserve"> PAGEREF _Toc148623115 \h </w:instrText>
            </w:r>
          </w:ins>
          <w:r>
            <w:rPr>
              <w:noProof/>
              <w:webHidden/>
            </w:rPr>
          </w:r>
          <w:r>
            <w:rPr>
              <w:noProof/>
              <w:webHidden/>
            </w:rPr>
            <w:fldChar w:fldCharType="separate"/>
          </w:r>
          <w:ins w:id="118" w:author="COUTIN Stéphane" w:date="2023-10-19T16:00:00Z">
            <w:r w:rsidR="00FC0AED">
              <w:rPr>
                <w:noProof/>
                <w:webHidden/>
              </w:rPr>
              <w:t>11</w:t>
            </w:r>
          </w:ins>
          <w:ins w:id="119" w:author="COUTIN Stéphane" w:date="2023-10-19T15:51:00Z">
            <w:r>
              <w:rPr>
                <w:noProof/>
                <w:webHidden/>
              </w:rPr>
              <w:fldChar w:fldCharType="end"/>
            </w:r>
            <w:r w:rsidRPr="008631FD">
              <w:rPr>
                <w:rStyle w:val="Lienhypertexte"/>
                <w:noProof/>
              </w:rPr>
              <w:fldChar w:fldCharType="end"/>
            </w:r>
          </w:ins>
        </w:p>
        <w:p w14:paraId="501EBA41" w14:textId="4368FF04" w:rsidR="00004F7C" w:rsidRDefault="00004F7C">
          <w:pPr>
            <w:pStyle w:val="TM1"/>
            <w:tabs>
              <w:tab w:val="left" w:pos="440"/>
              <w:tab w:val="right" w:leader="dot" w:pos="9062"/>
            </w:tabs>
            <w:rPr>
              <w:ins w:id="120" w:author="COUTIN Stéphane" w:date="2023-10-19T15:51:00Z"/>
              <w:rFonts w:asciiTheme="minorHAnsi" w:eastAsiaTheme="minorEastAsia" w:hAnsiTheme="minorHAnsi" w:cstheme="minorBidi"/>
              <w:noProof/>
              <w:lang w:eastAsia="fr-FR"/>
            </w:rPr>
          </w:pPr>
          <w:ins w:id="121" w:author="COUTIN Stéphane" w:date="2023-10-19T15:51:00Z">
            <w:r w:rsidRPr="008631FD">
              <w:rPr>
                <w:rStyle w:val="Lienhypertexte"/>
                <w:noProof/>
              </w:rPr>
              <w:fldChar w:fldCharType="begin"/>
            </w:r>
            <w:r w:rsidRPr="008631FD">
              <w:rPr>
                <w:rStyle w:val="Lienhypertexte"/>
                <w:noProof/>
              </w:rPr>
              <w:instrText xml:space="preserve"> </w:instrText>
            </w:r>
            <w:r>
              <w:rPr>
                <w:noProof/>
              </w:rPr>
              <w:instrText>HYPERLINK \l "_Toc148623116"</w:instrText>
            </w:r>
            <w:r w:rsidRPr="008631FD">
              <w:rPr>
                <w:rStyle w:val="Lienhypertexte"/>
                <w:noProof/>
              </w:rPr>
              <w:instrText xml:space="preserve"> </w:instrText>
            </w:r>
          </w:ins>
          <w:ins w:id="122" w:author="COUTIN Stéphane" w:date="2023-10-19T16:00:00Z">
            <w:r w:rsidR="00FC0AED" w:rsidRPr="008631FD">
              <w:rPr>
                <w:rStyle w:val="Lienhypertexte"/>
                <w:noProof/>
              </w:rPr>
            </w:r>
          </w:ins>
          <w:ins w:id="123" w:author="COUTIN Stéphane" w:date="2023-10-19T15:51:00Z">
            <w:r w:rsidRPr="008631FD">
              <w:rPr>
                <w:rStyle w:val="Lienhypertexte"/>
                <w:noProof/>
              </w:rPr>
              <w:fldChar w:fldCharType="separate"/>
            </w:r>
            <w:r w:rsidRPr="008631FD">
              <w:rPr>
                <w:rStyle w:val="Lienhypertexte"/>
                <w:noProof/>
              </w:rPr>
              <w:t>5</w:t>
            </w:r>
            <w:r>
              <w:rPr>
                <w:rFonts w:asciiTheme="minorHAnsi" w:eastAsiaTheme="minorEastAsia" w:hAnsiTheme="minorHAnsi" w:cstheme="minorBidi"/>
                <w:noProof/>
                <w:lang w:eastAsia="fr-FR"/>
              </w:rPr>
              <w:tab/>
            </w:r>
            <w:r w:rsidRPr="008631FD">
              <w:rPr>
                <w:rStyle w:val="Lienhypertexte"/>
                <w:noProof/>
              </w:rPr>
              <w:t>Annexes</w:t>
            </w:r>
            <w:r>
              <w:rPr>
                <w:noProof/>
                <w:webHidden/>
              </w:rPr>
              <w:tab/>
            </w:r>
            <w:r>
              <w:rPr>
                <w:noProof/>
                <w:webHidden/>
              </w:rPr>
              <w:fldChar w:fldCharType="begin"/>
            </w:r>
            <w:r>
              <w:rPr>
                <w:noProof/>
                <w:webHidden/>
              </w:rPr>
              <w:instrText xml:space="preserve"> PAGEREF _Toc148623116 \h </w:instrText>
            </w:r>
          </w:ins>
          <w:r>
            <w:rPr>
              <w:noProof/>
              <w:webHidden/>
            </w:rPr>
          </w:r>
          <w:r>
            <w:rPr>
              <w:noProof/>
              <w:webHidden/>
            </w:rPr>
            <w:fldChar w:fldCharType="separate"/>
          </w:r>
          <w:ins w:id="124" w:author="COUTIN Stéphane" w:date="2023-10-19T16:00:00Z">
            <w:r w:rsidR="00FC0AED">
              <w:rPr>
                <w:noProof/>
                <w:webHidden/>
              </w:rPr>
              <w:t>12</w:t>
            </w:r>
          </w:ins>
          <w:ins w:id="125" w:author="COUTIN Stéphane" w:date="2023-10-19T15:51:00Z">
            <w:r>
              <w:rPr>
                <w:noProof/>
                <w:webHidden/>
              </w:rPr>
              <w:fldChar w:fldCharType="end"/>
            </w:r>
            <w:r w:rsidRPr="008631FD">
              <w:rPr>
                <w:rStyle w:val="Lienhypertexte"/>
                <w:noProof/>
              </w:rPr>
              <w:fldChar w:fldCharType="end"/>
            </w:r>
          </w:ins>
        </w:p>
        <w:p w14:paraId="45DC42DA" w14:textId="27D842D5" w:rsidR="00004F7C" w:rsidRDefault="00004F7C">
          <w:pPr>
            <w:pStyle w:val="TM2"/>
            <w:tabs>
              <w:tab w:val="left" w:pos="850"/>
              <w:tab w:val="right" w:leader="dot" w:pos="9062"/>
            </w:tabs>
            <w:rPr>
              <w:ins w:id="126" w:author="COUTIN Stéphane" w:date="2023-10-19T15:51:00Z"/>
              <w:rFonts w:asciiTheme="minorHAnsi" w:eastAsiaTheme="minorEastAsia" w:hAnsiTheme="minorHAnsi" w:cstheme="minorBidi"/>
              <w:noProof/>
              <w:lang w:eastAsia="fr-FR"/>
            </w:rPr>
          </w:pPr>
          <w:ins w:id="127" w:author="COUTIN Stéphane" w:date="2023-10-19T15:51:00Z">
            <w:r w:rsidRPr="008631FD">
              <w:rPr>
                <w:rStyle w:val="Lienhypertexte"/>
                <w:noProof/>
              </w:rPr>
              <w:fldChar w:fldCharType="begin"/>
            </w:r>
            <w:r w:rsidRPr="008631FD">
              <w:rPr>
                <w:rStyle w:val="Lienhypertexte"/>
                <w:noProof/>
              </w:rPr>
              <w:instrText xml:space="preserve"> </w:instrText>
            </w:r>
            <w:r>
              <w:rPr>
                <w:noProof/>
              </w:rPr>
              <w:instrText>HYPERLINK \l "_Toc148623117"</w:instrText>
            </w:r>
            <w:r w:rsidRPr="008631FD">
              <w:rPr>
                <w:rStyle w:val="Lienhypertexte"/>
                <w:noProof/>
              </w:rPr>
              <w:instrText xml:space="preserve"> </w:instrText>
            </w:r>
          </w:ins>
          <w:ins w:id="128" w:author="COUTIN Stéphane" w:date="2023-10-19T16:00:00Z">
            <w:r w:rsidR="00FC0AED" w:rsidRPr="008631FD">
              <w:rPr>
                <w:rStyle w:val="Lienhypertexte"/>
                <w:noProof/>
              </w:rPr>
            </w:r>
          </w:ins>
          <w:ins w:id="129" w:author="COUTIN Stéphane" w:date="2023-10-19T15:51:00Z">
            <w:r w:rsidRPr="008631FD">
              <w:rPr>
                <w:rStyle w:val="Lienhypertexte"/>
                <w:noProof/>
              </w:rPr>
              <w:fldChar w:fldCharType="separate"/>
            </w:r>
            <w:r w:rsidRPr="008631FD">
              <w:rPr>
                <w:rStyle w:val="Lienhypertexte"/>
                <w:noProof/>
              </w:rPr>
              <w:t>5.1</w:t>
            </w:r>
            <w:r>
              <w:rPr>
                <w:rFonts w:asciiTheme="minorHAnsi" w:eastAsiaTheme="minorEastAsia" w:hAnsiTheme="minorHAnsi" w:cstheme="minorBidi"/>
                <w:noProof/>
                <w:lang w:eastAsia="fr-FR"/>
              </w:rPr>
              <w:tab/>
            </w:r>
            <w:r w:rsidRPr="008631FD">
              <w:rPr>
                <w:rStyle w:val="Lienhypertexte"/>
                <w:noProof/>
              </w:rPr>
              <w:t>Liste des documents complémentaires et liens utiles</w:t>
            </w:r>
            <w:r>
              <w:rPr>
                <w:noProof/>
                <w:webHidden/>
              </w:rPr>
              <w:tab/>
            </w:r>
            <w:r>
              <w:rPr>
                <w:noProof/>
                <w:webHidden/>
              </w:rPr>
              <w:fldChar w:fldCharType="begin"/>
            </w:r>
            <w:r>
              <w:rPr>
                <w:noProof/>
                <w:webHidden/>
              </w:rPr>
              <w:instrText xml:space="preserve"> PAGEREF _Toc148623117 \h </w:instrText>
            </w:r>
          </w:ins>
          <w:r>
            <w:rPr>
              <w:noProof/>
              <w:webHidden/>
            </w:rPr>
          </w:r>
          <w:r>
            <w:rPr>
              <w:noProof/>
              <w:webHidden/>
            </w:rPr>
            <w:fldChar w:fldCharType="separate"/>
          </w:r>
          <w:ins w:id="130" w:author="COUTIN Stéphane" w:date="2023-10-19T16:00:00Z">
            <w:r w:rsidR="00FC0AED">
              <w:rPr>
                <w:noProof/>
                <w:webHidden/>
              </w:rPr>
              <w:t>12</w:t>
            </w:r>
          </w:ins>
          <w:ins w:id="131" w:author="COUTIN Stéphane" w:date="2023-10-19T15:51:00Z">
            <w:r>
              <w:rPr>
                <w:noProof/>
                <w:webHidden/>
              </w:rPr>
              <w:fldChar w:fldCharType="end"/>
            </w:r>
            <w:r w:rsidRPr="008631FD">
              <w:rPr>
                <w:rStyle w:val="Lienhypertexte"/>
                <w:noProof/>
              </w:rPr>
              <w:fldChar w:fldCharType="end"/>
            </w:r>
          </w:ins>
        </w:p>
        <w:p w14:paraId="2DFD8CF9" w14:textId="72688917" w:rsidR="00004F7C" w:rsidRDefault="00004F7C">
          <w:pPr>
            <w:pStyle w:val="TM2"/>
            <w:tabs>
              <w:tab w:val="left" w:pos="850"/>
              <w:tab w:val="right" w:leader="dot" w:pos="9062"/>
            </w:tabs>
            <w:rPr>
              <w:ins w:id="132" w:author="COUTIN Stéphane" w:date="2023-10-19T15:51:00Z"/>
              <w:rFonts w:asciiTheme="minorHAnsi" w:eastAsiaTheme="minorEastAsia" w:hAnsiTheme="minorHAnsi" w:cstheme="minorBidi"/>
              <w:noProof/>
              <w:lang w:eastAsia="fr-FR"/>
            </w:rPr>
          </w:pPr>
          <w:ins w:id="133" w:author="COUTIN Stéphane" w:date="2023-10-19T15:51:00Z">
            <w:r w:rsidRPr="008631FD">
              <w:rPr>
                <w:rStyle w:val="Lienhypertexte"/>
                <w:noProof/>
              </w:rPr>
              <w:fldChar w:fldCharType="begin"/>
            </w:r>
            <w:r w:rsidRPr="008631FD">
              <w:rPr>
                <w:rStyle w:val="Lienhypertexte"/>
                <w:noProof/>
              </w:rPr>
              <w:instrText xml:space="preserve"> </w:instrText>
            </w:r>
            <w:r>
              <w:rPr>
                <w:noProof/>
              </w:rPr>
              <w:instrText>HYPERLINK \l "_Toc148623118"</w:instrText>
            </w:r>
            <w:r w:rsidRPr="008631FD">
              <w:rPr>
                <w:rStyle w:val="Lienhypertexte"/>
                <w:noProof/>
              </w:rPr>
              <w:instrText xml:space="preserve"> </w:instrText>
            </w:r>
          </w:ins>
          <w:ins w:id="134" w:author="COUTIN Stéphane" w:date="2023-10-19T16:00:00Z">
            <w:r w:rsidR="00FC0AED" w:rsidRPr="008631FD">
              <w:rPr>
                <w:rStyle w:val="Lienhypertexte"/>
                <w:noProof/>
              </w:rPr>
            </w:r>
          </w:ins>
          <w:ins w:id="135" w:author="COUTIN Stéphane" w:date="2023-10-19T15:51:00Z">
            <w:r w:rsidRPr="008631FD">
              <w:rPr>
                <w:rStyle w:val="Lienhypertexte"/>
                <w:noProof/>
              </w:rPr>
              <w:fldChar w:fldCharType="separate"/>
            </w:r>
            <w:r w:rsidRPr="008631FD">
              <w:rPr>
                <w:rStyle w:val="Lienhypertexte"/>
                <w:noProof/>
              </w:rPr>
              <w:t>5.2</w:t>
            </w:r>
            <w:r>
              <w:rPr>
                <w:rFonts w:asciiTheme="minorHAnsi" w:eastAsiaTheme="minorEastAsia" w:hAnsiTheme="minorHAnsi" w:cstheme="minorBidi"/>
                <w:noProof/>
                <w:lang w:eastAsia="fr-FR"/>
              </w:rPr>
              <w:tab/>
            </w:r>
            <w:r w:rsidRPr="008631FD">
              <w:rPr>
                <w:rStyle w:val="Lienhypertexte"/>
                <w:noProof/>
              </w:rPr>
              <w:t>Script de création de DRE en établissement</w:t>
            </w:r>
            <w:r>
              <w:rPr>
                <w:noProof/>
                <w:webHidden/>
              </w:rPr>
              <w:tab/>
            </w:r>
            <w:r>
              <w:rPr>
                <w:noProof/>
                <w:webHidden/>
              </w:rPr>
              <w:fldChar w:fldCharType="begin"/>
            </w:r>
            <w:r>
              <w:rPr>
                <w:noProof/>
                <w:webHidden/>
              </w:rPr>
              <w:instrText xml:space="preserve"> PAGEREF _Toc148623118 \h </w:instrText>
            </w:r>
          </w:ins>
          <w:r>
            <w:rPr>
              <w:noProof/>
              <w:webHidden/>
            </w:rPr>
          </w:r>
          <w:r>
            <w:rPr>
              <w:noProof/>
              <w:webHidden/>
            </w:rPr>
            <w:fldChar w:fldCharType="separate"/>
          </w:r>
          <w:ins w:id="136" w:author="COUTIN Stéphane" w:date="2023-10-19T16:00:00Z">
            <w:r w:rsidR="00FC0AED">
              <w:rPr>
                <w:noProof/>
                <w:webHidden/>
              </w:rPr>
              <w:t>12</w:t>
            </w:r>
          </w:ins>
          <w:ins w:id="137" w:author="COUTIN Stéphane" w:date="2023-10-19T15:51:00Z">
            <w:r>
              <w:rPr>
                <w:noProof/>
                <w:webHidden/>
              </w:rPr>
              <w:fldChar w:fldCharType="end"/>
            </w:r>
            <w:r w:rsidRPr="008631FD">
              <w:rPr>
                <w:rStyle w:val="Lienhypertexte"/>
                <w:noProof/>
              </w:rPr>
              <w:fldChar w:fldCharType="end"/>
            </w:r>
          </w:ins>
        </w:p>
        <w:p w14:paraId="7315F5E2" w14:textId="070D2850" w:rsidR="00004F7C" w:rsidRDefault="00004F7C">
          <w:pPr>
            <w:pStyle w:val="TM3"/>
            <w:tabs>
              <w:tab w:val="left" w:pos="1134"/>
              <w:tab w:val="right" w:leader="dot" w:pos="9062"/>
            </w:tabs>
            <w:rPr>
              <w:ins w:id="138" w:author="COUTIN Stéphane" w:date="2023-10-19T15:51:00Z"/>
              <w:rFonts w:asciiTheme="minorHAnsi" w:eastAsiaTheme="minorEastAsia" w:hAnsiTheme="minorHAnsi" w:cstheme="minorBidi"/>
              <w:noProof/>
              <w:lang w:eastAsia="fr-FR"/>
            </w:rPr>
          </w:pPr>
          <w:ins w:id="139" w:author="COUTIN Stéphane" w:date="2023-10-19T15:51:00Z">
            <w:r w:rsidRPr="008631FD">
              <w:rPr>
                <w:rStyle w:val="Lienhypertexte"/>
                <w:noProof/>
              </w:rPr>
              <w:fldChar w:fldCharType="begin"/>
            </w:r>
            <w:r w:rsidRPr="008631FD">
              <w:rPr>
                <w:rStyle w:val="Lienhypertexte"/>
                <w:noProof/>
              </w:rPr>
              <w:instrText xml:space="preserve"> </w:instrText>
            </w:r>
            <w:r>
              <w:rPr>
                <w:noProof/>
              </w:rPr>
              <w:instrText>HYPERLINK \l "_Toc148623119"</w:instrText>
            </w:r>
            <w:r w:rsidRPr="008631FD">
              <w:rPr>
                <w:rStyle w:val="Lienhypertexte"/>
                <w:noProof/>
              </w:rPr>
              <w:instrText xml:space="preserve"> </w:instrText>
            </w:r>
          </w:ins>
          <w:ins w:id="140" w:author="COUTIN Stéphane" w:date="2023-10-19T16:00:00Z">
            <w:r w:rsidR="00FC0AED" w:rsidRPr="008631FD">
              <w:rPr>
                <w:rStyle w:val="Lienhypertexte"/>
                <w:noProof/>
              </w:rPr>
            </w:r>
          </w:ins>
          <w:ins w:id="141" w:author="COUTIN Stéphane" w:date="2023-10-19T15:51:00Z">
            <w:r w:rsidRPr="008631FD">
              <w:rPr>
                <w:rStyle w:val="Lienhypertexte"/>
                <w:noProof/>
              </w:rPr>
              <w:fldChar w:fldCharType="separate"/>
            </w:r>
            <w:r w:rsidRPr="008631FD">
              <w:rPr>
                <w:rStyle w:val="Lienhypertexte"/>
                <w:noProof/>
              </w:rPr>
              <w:t>5.2.1</w:t>
            </w:r>
            <w:r>
              <w:rPr>
                <w:rFonts w:asciiTheme="minorHAnsi" w:eastAsiaTheme="minorEastAsia" w:hAnsiTheme="minorHAnsi" w:cstheme="minorBidi"/>
                <w:noProof/>
                <w:lang w:eastAsia="fr-FR"/>
              </w:rPr>
              <w:tab/>
            </w:r>
            <w:r w:rsidRPr="008631FD">
              <w:rPr>
                <w:rStyle w:val="Lienhypertexte"/>
                <w:noProof/>
              </w:rPr>
              <w:t>Téléchargement des fichiers</w:t>
            </w:r>
            <w:r>
              <w:rPr>
                <w:noProof/>
                <w:webHidden/>
              </w:rPr>
              <w:tab/>
            </w:r>
            <w:r>
              <w:rPr>
                <w:noProof/>
                <w:webHidden/>
              </w:rPr>
              <w:fldChar w:fldCharType="begin"/>
            </w:r>
            <w:r>
              <w:rPr>
                <w:noProof/>
                <w:webHidden/>
              </w:rPr>
              <w:instrText xml:space="preserve"> PAGEREF _Toc148623119 \h </w:instrText>
            </w:r>
          </w:ins>
          <w:r>
            <w:rPr>
              <w:noProof/>
              <w:webHidden/>
            </w:rPr>
          </w:r>
          <w:r>
            <w:rPr>
              <w:noProof/>
              <w:webHidden/>
            </w:rPr>
            <w:fldChar w:fldCharType="separate"/>
          </w:r>
          <w:ins w:id="142" w:author="COUTIN Stéphane" w:date="2023-10-19T16:00:00Z">
            <w:r w:rsidR="00FC0AED">
              <w:rPr>
                <w:noProof/>
                <w:webHidden/>
              </w:rPr>
              <w:t>12</w:t>
            </w:r>
          </w:ins>
          <w:ins w:id="143" w:author="COUTIN Stéphane" w:date="2023-10-19T15:51:00Z">
            <w:r>
              <w:rPr>
                <w:noProof/>
                <w:webHidden/>
              </w:rPr>
              <w:fldChar w:fldCharType="end"/>
            </w:r>
            <w:r w:rsidRPr="008631FD">
              <w:rPr>
                <w:rStyle w:val="Lienhypertexte"/>
                <w:noProof/>
              </w:rPr>
              <w:fldChar w:fldCharType="end"/>
            </w:r>
          </w:ins>
        </w:p>
        <w:p w14:paraId="2C86DF9B" w14:textId="3234DC98" w:rsidR="00004F7C" w:rsidRDefault="00004F7C">
          <w:pPr>
            <w:pStyle w:val="TM3"/>
            <w:tabs>
              <w:tab w:val="left" w:pos="1134"/>
              <w:tab w:val="right" w:leader="dot" w:pos="9062"/>
            </w:tabs>
            <w:rPr>
              <w:ins w:id="144" w:author="COUTIN Stéphane" w:date="2023-10-19T15:51:00Z"/>
              <w:rFonts w:asciiTheme="minorHAnsi" w:eastAsiaTheme="minorEastAsia" w:hAnsiTheme="minorHAnsi" w:cstheme="minorBidi"/>
              <w:noProof/>
              <w:lang w:eastAsia="fr-FR"/>
            </w:rPr>
          </w:pPr>
          <w:ins w:id="145" w:author="COUTIN Stéphane" w:date="2023-10-19T15:51:00Z">
            <w:r w:rsidRPr="008631FD">
              <w:rPr>
                <w:rStyle w:val="Lienhypertexte"/>
                <w:noProof/>
              </w:rPr>
              <w:fldChar w:fldCharType="begin"/>
            </w:r>
            <w:r w:rsidRPr="008631FD">
              <w:rPr>
                <w:rStyle w:val="Lienhypertexte"/>
                <w:noProof/>
              </w:rPr>
              <w:instrText xml:space="preserve"> </w:instrText>
            </w:r>
            <w:r>
              <w:rPr>
                <w:noProof/>
              </w:rPr>
              <w:instrText>HYPERLINK \l "_Toc148623120"</w:instrText>
            </w:r>
            <w:r w:rsidRPr="008631FD">
              <w:rPr>
                <w:rStyle w:val="Lienhypertexte"/>
                <w:noProof/>
              </w:rPr>
              <w:instrText xml:space="preserve"> </w:instrText>
            </w:r>
          </w:ins>
          <w:ins w:id="146" w:author="COUTIN Stéphane" w:date="2023-10-19T16:00:00Z">
            <w:r w:rsidR="00FC0AED" w:rsidRPr="008631FD">
              <w:rPr>
                <w:rStyle w:val="Lienhypertexte"/>
                <w:noProof/>
              </w:rPr>
            </w:r>
          </w:ins>
          <w:ins w:id="147" w:author="COUTIN Stéphane" w:date="2023-10-19T15:51:00Z">
            <w:r w:rsidRPr="008631FD">
              <w:rPr>
                <w:rStyle w:val="Lienhypertexte"/>
                <w:noProof/>
              </w:rPr>
              <w:fldChar w:fldCharType="separate"/>
            </w:r>
            <w:r w:rsidRPr="008631FD">
              <w:rPr>
                <w:rStyle w:val="Lienhypertexte"/>
                <w:noProof/>
              </w:rPr>
              <w:t>5.2.2</w:t>
            </w:r>
            <w:r>
              <w:rPr>
                <w:rFonts w:asciiTheme="minorHAnsi" w:eastAsiaTheme="minorEastAsia" w:hAnsiTheme="minorHAnsi" w:cstheme="minorBidi"/>
                <w:noProof/>
                <w:lang w:eastAsia="fr-FR"/>
              </w:rPr>
              <w:tab/>
            </w:r>
            <w:r w:rsidRPr="008631FD">
              <w:rPr>
                <w:rStyle w:val="Lienhypertexte"/>
                <w:noProof/>
              </w:rPr>
              <w:t>Principes du script</w:t>
            </w:r>
            <w:r>
              <w:rPr>
                <w:noProof/>
                <w:webHidden/>
              </w:rPr>
              <w:tab/>
            </w:r>
            <w:r>
              <w:rPr>
                <w:noProof/>
                <w:webHidden/>
              </w:rPr>
              <w:fldChar w:fldCharType="begin"/>
            </w:r>
            <w:r>
              <w:rPr>
                <w:noProof/>
                <w:webHidden/>
              </w:rPr>
              <w:instrText xml:space="preserve"> PAGEREF _Toc148623120 \h </w:instrText>
            </w:r>
          </w:ins>
          <w:r>
            <w:rPr>
              <w:noProof/>
              <w:webHidden/>
            </w:rPr>
          </w:r>
          <w:r>
            <w:rPr>
              <w:noProof/>
              <w:webHidden/>
            </w:rPr>
            <w:fldChar w:fldCharType="separate"/>
          </w:r>
          <w:ins w:id="148" w:author="COUTIN Stéphane" w:date="2023-10-19T16:00:00Z">
            <w:r w:rsidR="00FC0AED">
              <w:rPr>
                <w:noProof/>
                <w:webHidden/>
              </w:rPr>
              <w:t>12</w:t>
            </w:r>
          </w:ins>
          <w:ins w:id="149" w:author="COUTIN Stéphane" w:date="2023-10-19T15:51:00Z">
            <w:r>
              <w:rPr>
                <w:noProof/>
                <w:webHidden/>
              </w:rPr>
              <w:fldChar w:fldCharType="end"/>
            </w:r>
            <w:r w:rsidRPr="008631FD">
              <w:rPr>
                <w:rStyle w:val="Lienhypertexte"/>
                <w:noProof/>
              </w:rPr>
              <w:fldChar w:fldCharType="end"/>
            </w:r>
          </w:ins>
        </w:p>
        <w:p w14:paraId="4D3D0491" w14:textId="28C50278" w:rsidR="00004F7C" w:rsidRDefault="00004F7C">
          <w:pPr>
            <w:pStyle w:val="TM3"/>
            <w:tabs>
              <w:tab w:val="left" w:pos="1134"/>
              <w:tab w:val="right" w:leader="dot" w:pos="9062"/>
            </w:tabs>
            <w:rPr>
              <w:ins w:id="150" w:author="COUTIN Stéphane" w:date="2023-10-19T15:51:00Z"/>
              <w:rFonts w:asciiTheme="minorHAnsi" w:eastAsiaTheme="minorEastAsia" w:hAnsiTheme="minorHAnsi" w:cstheme="minorBidi"/>
              <w:noProof/>
              <w:lang w:eastAsia="fr-FR"/>
            </w:rPr>
          </w:pPr>
          <w:ins w:id="151" w:author="COUTIN Stéphane" w:date="2023-10-19T15:51:00Z">
            <w:r w:rsidRPr="008631FD">
              <w:rPr>
                <w:rStyle w:val="Lienhypertexte"/>
                <w:noProof/>
              </w:rPr>
              <w:fldChar w:fldCharType="begin"/>
            </w:r>
            <w:r w:rsidRPr="008631FD">
              <w:rPr>
                <w:rStyle w:val="Lienhypertexte"/>
                <w:noProof/>
              </w:rPr>
              <w:instrText xml:space="preserve"> </w:instrText>
            </w:r>
            <w:r>
              <w:rPr>
                <w:noProof/>
              </w:rPr>
              <w:instrText>HYPERLINK \l "_Toc148623121"</w:instrText>
            </w:r>
            <w:r w:rsidRPr="008631FD">
              <w:rPr>
                <w:rStyle w:val="Lienhypertexte"/>
                <w:noProof/>
              </w:rPr>
              <w:instrText xml:space="preserve"> </w:instrText>
            </w:r>
          </w:ins>
          <w:ins w:id="152" w:author="COUTIN Stéphane" w:date="2023-10-19T16:00:00Z">
            <w:r w:rsidR="00FC0AED" w:rsidRPr="008631FD">
              <w:rPr>
                <w:rStyle w:val="Lienhypertexte"/>
                <w:noProof/>
              </w:rPr>
            </w:r>
          </w:ins>
          <w:ins w:id="153" w:author="COUTIN Stéphane" w:date="2023-10-19T15:51:00Z">
            <w:r w:rsidRPr="008631FD">
              <w:rPr>
                <w:rStyle w:val="Lienhypertexte"/>
                <w:noProof/>
              </w:rPr>
              <w:fldChar w:fldCharType="separate"/>
            </w:r>
            <w:r w:rsidRPr="008631FD">
              <w:rPr>
                <w:rStyle w:val="Lienhypertexte"/>
                <w:noProof/>
              </w:rPr>
              <w:t>5.2.3</w:t>
            </w:r>
            <w:r>
              <w:rPr>
                <w:rFonts w:asciiTheme="minorHAnsi" w:eastAsiaTheme="minorEastAsia" w:hAnsiTheme="minorHAnsi" w:cstheme="minorBidi"/>
                <w:noProof/>
                <w:lang w:eastAsia="fr-FR"/>
              </w:rPr>
              <w:tab/>
            </w:r>
            <w:r w:rsidRPr="008631FD">
              <w:rPr>
                <w:rStyle w:val="Lienhypertexte"/>
                <w:noProof/>
              </w:rPr>
              <w:t>Exemple de script</w:t>
            </w:r>
            <w:r>
              <w:rPr>
                <w:noProof/>
                <w:webHidden/>
              </w:rPr>
              <w:tab/>
            </w:r>
            <w:r>
              <w:rPr>
                <w:noProof/>
                <w:webHidden/>
              </w:rPr>
              <w:fldChar w:fldCharType="begin"/>
            </w:r>
            <w:r>
              <w:rPr>
                <w:noProof/>
                <w:webHidden/>
              </w:rPr>
              <w:instrText xml:space="preserve"> PAGEREF _Toc148623121 \h </w:instrText>
            </w:r>
          </w:ins>
          <w:r>
            <w:rPr>
              <w:noProof/>
              <w:webHidden/>
            </w:rPr>
          </w:r>
          <w:r>
            <w:rPr>
              <w:noProof/>
              <w:webHidden/>
            </w:rPr>
            <w:fldChar w:fldCharType="separate"/>
          </w:r>
          <w:ins w:id="154" w:author="COUTIN Stéphane" w:date="2023-10-19T16:00:00Z">
            <w:r w:rsidR="00FC0AED">
              <w:rPr>
                <w:noProof/>
                <w:webHidden/>
              </w:rPr>
              <w:t>14</w:t>
            </w:r>
          </w:ins>
          <w:ins w:id="155" w:author="COUTIN Stéphane" w:date="2023-10-19T15:51:00Z">
            <w:r>
              <w:rPr>
                <w:noProof/>
                <w:webHidden/>
              </w:rPr>
              <w:fldChar w:fldCharType="end"/>
            </w:r>
            <w:r w:rsidRPr="008631FD">
              <w:rPr>
                <w:rStyle w:val="Lienhypertexte"/>
                <w:noProof/>
              </w:rPr>
              <w:fldChar w:fldCharType="end"/>
            </w:r>
          </w:ins>
        </w:p>
        <w:p w14:paraId="38E4FE8D" w14:textId="487C821E" w:rsidR="00004F7C" w:rsidRDefault="00004F7C">
          <w:pPr>
            <w:pStyle w:val="TM2"/>
            <w:tabs>
              <w:tab w:val="left" w:pos="850"/>
              <w:tab w:val="right" w:leader="dot" w:pos="9062"/>
            </w:tabs>
            <w:rPr>
              <w:ins w:id="156" w:author="COUTIN Stéphane" w:date="2023-10-19T15:51:00Z"/>
              <w:rFonts w:asciiTheme="minorHAnsi" w:eastAsiaTheme="minorEastAsia" w:hAnsiTheme="minorHAnsi" w:cstheme="minorBidi"/>
              <w:noProof/>
              <w:lang w:eastAsia="fr-FR"/>
            </w:rPr>
          </w:pPr>
          <w:ins w:id="157" w:author="COUTIN Stéphane" w:date="2023-10-19T15:51:00Z">
            <w:r w:rsidRPr="008631FD">
              <w:rPr>
                <w:rStyle w:val="Lienhypertexte"/>
                <w:noProof/>
              </w:rPr>
              <w:fldChar w:fldCharType="begin"/>
            </w:r>
            <w:r w:rsidRPr="008631FD">
              <w:rPr>
                <w:rStyle w:val="Lienhypertexte"/>
                <w:noProof/>
              </w:rPr>
              <w:instrText xml:space="preserve"> </w:instrText>
            </w:r>
            <w:r>
              <w:rPr>
                <w:noProof/>
              </w:rPr>
              <w:instrText>HYPERLINK \l "_Toc148623122"</w:instrText>
            </w:r>
            <w:r w:rsidRPr="008631FD">
              <w:rPr>
                <w:rStyle w:val="Lienhypertexte"/>
                <w:noProof/>
              </w:rPr>
              <w:instrText xml:space="preserve"> </w:instrText>
            </w:r>
          </w:ins>
          <w:ins w:id="158" w:author="COUTIN Stéphane" w:date="2023-10-19T16:00:00Z">
            <w:r w:rsidR="00FC0AED" w:rsidRPr="008631FD">
              <w:rPr>
                <w:rStyle w:val="Lienhypertexte"/>
                <w:noProof/>
              </w:rPr>
            </w:r>
          </w:ins>
          <w:ins w:id="159" w:author="COUTIN Stéphane" w:date="2023-10-19T15:51:00Z">
            <w:r w:rsidRPr="008631FD">
              <w:rPr>
                <w:rStyle w:val="Lienhypertexte"/>
                <w:noProof/>
              </w:rPr>
              <w:fldChar w:fldCharType="separate"/>
            </w:r>
            <w:r w:rsidRPr="008631FD">
              <w:rPr>
                <w:rStyle w:val="Lienhypertexte"/>
                <w:noProof/>
              </w:rPr>
              <w:t>5.3</w:t>
            </w:r>
            <w:r>
              <w:rPr>
                <w:rFonts w:asciiTheme="minorHAnsi" w:eastAsiaTheme="minorEastAsia" w:hAnsiTheme="minorHAnsi" w:cstheme="minorBidi"/>
                <w:noProof/>
                <w:lang w:eastAsia="fr-FR"/>
              </w:rPr>
              <w:tab/>
            </w:r>
            <w:r w:rsidRPr="008631FD">
              <w:rPr>
                <w:rStyle w:val="Lienhypertexte"/>
                <w:noProof/>
              </w:rPr>
              <w:t>Modèle de données ‘métier’</w:t>
            </w:r>
            <w:r>
              <w:rPr>
                <w:noProof/>
                <w:webHidden/>
              </w:rPr>
              <w:tab/>
            </w:r>
            <w:r>
              <w:rPr>
                <w:noProof/>
                <w:webHidden/>
              </w:rPr>
              <w:fldChar w:fldCharType="begin"/>
            </w:r>
            <w:r>
              <w:rPr>
                <w:noProof/>
                <w:webHidden/>
              </w:rPr>
              <w:instrText xml:space="preserve"> PAGEREF _Toc148623122 \h </w:instrText>
            </w:r>
          </w:ins>
          <w:r>
            <w:rPr>
              <w:noProof/>
              <w:webHidden/>
            </w:rPr>
          </w:r>
          <w:r>
            <w:rPr>
              <w:noProof/>
              <w:webHidden/>
            </w:rPr>
            <w:fldChar w:fldCharType="separate"/>
          </w:r>
          <w:ins w:id="160" w:author="COUTIN Stéphane" w:date="2023-10-19T16:00:00Z">
            <w:r w:rsidR="00FC0AED">
              <w:rPr>
                <w:noProof/>
                <w:webHidden/>
              </w:rPr>
              <w:t>17</w:t>
            </w:r>
          </w:ins>
          <w:ins w:id="161" w:author="COUTIN Stéphane" w:date="2023-10-19T15:51:00Z">
            <w:r>
              <w:rPr>
                <w:noProof/>
                <w:webHidden/>
              </w:rPr>
              <w:fldChar w:fldCharType="end"/>
            </w:r>
            <w:r w:rsidRPr="008631FD">
              <w:rPr>
                <w:rStyle w:val="Lienhypertexte"/>
                <w:noProof/>
              </w:rPr>
              <w:fldChar w:fldCharType="end"/>
            </w:r>
          </w:ins>
        </w:p>
        <w:p w14:paraId="440632D3" w14:textId="75AB55BA" w:rsidR="00004F7C" w:rsidRDefault="00004F7C">
          <w:pPr>
            <w:pStyle w:val="TM3"/>
            <w:tabs>
              <w:tab w:val="left" w:pos="1134"/>
              <w:tab w:val="right" w:leader="dot" w:pos="9062"/>
            </w:tabs>
            <w:rPr>
              <w:ins w:id="162" w:author="COUTIN Stéphane" w:date="2023-10-19T15:51:00Z"/>
              <w:rFonts w:asciiTheme="minorHAnsi" w:eastAsiaTheme="minorEastAsia" w:hAnsiTheme="minorHAnsi" w:cstheme="minorBidi"/>
              <w:noProof/>
              <w:lang w:eastAsia="fr-FR"/>
            </w:rPr>
          </w:pPr>
          <w:ins w:id="163" w:author="COUTIN Stéphane" w:date="2023-10-19T15:51:00Z">
            <w:r w:rsidRPr="008631FD">
              <w:rPr>
                <w:rStyle w:val="Lienhypertexte"/>
                <w:noProof/>
              </w:rPr>
              <w:fldChar w:fldCharType="begin"/>
            </w:r>
            <w:r w:rsidRPr="008631FD">
              <w:rPr>
                <w:rStyle w:val="Lienhypertexte"/>
                <w:noProof/>
              </w:rPr>
              <w:instrText xml:space="preserve"> </w:instrText>
            </w:r>
            <w:r>
              <w:rPr>
                <w:noProof/>
              </w:rPr>
              <w:instrText>HYPERLINK \l "_Toc148623124"</w:instrText>
            </w:r>
            <w:r w:rsidRPr="008631FD">
              <w:rPr>
                <w:rStyle w:val="Lienhypertexte"/>
                <w:noProof/>
              </w:rPr>
              <w:instrText xml:space="preserve"> </w:instrText>
            </w:r>
          </w:ins>
          <w:ins w:id="164" w:author="COUTIN Stéphane" w:date="2023-10-19T16:00:00Z">
            <w:r w:rsidR="00FC0AED" w:rsidRPr="008631FD">
              <w:rPr>
                <w:rStyle w:val="Lienhypertexte"/>
                <w:noProof/>
              </w:rPr>
            </w:r>
          </w:ins>
          <w:ins w:id="165" w:author="COUTIN Stéphane" w:date="2023-10-19T15:51:00Z">
            <w:r w:rsidRPr="008631FD">
              <w:rPr>
                <w:rStyle w:val="Lienhypertexte"/>
                <w:noProof/>
              </w:rPr>
              <w:fldChar w:fldCharType="separate"/>
            </w:r>
            <w:r w:rsidRPr="008631FD">
              <w:rPr>
                <w:rStyle w:val="Lienhypertexte"/>
                <w:noProof/>
              </w:rPr>
              <w:t>5.3.1</w:t>
            </w:r>
            <w:r>
              <w:rPr>
                <w:rFonts w:asciiTheme="minorHAnsi" w:eastAsiaTheme="minorEastAsia" w:hAnsiTheme="minorHAnsi" w:cstheme="minorBidi"/>
                <w:noProof/>
                <w:lang w:eastAsia="fr-FR"/>
              </w:rPr>
              <w:tab/>
            </w:r>
            <w:r w:rsidRPr="008631FD">
              <w:rPr>
                <w:rStyle w:val="Lienhypertexte"/>
                <w:noProof/>
              </w:rPr>
              <w:t>Modèle transverse</w:t>
            </w:r>
            <w:r>
              <w:rPr>
                <w:noProof/>
                <w:webHidden/>
              </w:rPr>
              <w:tab/>
            </w:r>
            <w:r>
              <w:rPr>
                <w:noProof/>
                <w:webHidden/>
              </w:rPr>
              <w:fldChar w:fldCharType="begin"/>
            </w:r>
            <w:r>
              <w:rPr>
                <w:noProof/>
                <w:webHidden/>
              </w:rPr>
              <w:instrText xml:space="preserve"> PAGEREF _Toc148623124 \h </w:instrText>
            </w:r>
          </w:ins>
          <w:r>
            <w:rPr>
              <w:noProof/>
              <w:webHidden/>
            </w:rPr>
          </w:r>
          <w:r>
            <w:rPr>
              <w:noProof/>
              <w:webHidden/>
            </w:rPr>
            <w:fldChar w:fldCharType="separate"/>
          </w:r>
          <w:ins w:id="166" w:author="COUTIN Stéphane" w:date="2023-10-19T16:00:00Z">
            <w:r w:rsidR="00FC0AED">
              <w:rPr>
                <w:noProof/>
                <w:webHidden/>
              </w:rPr>
              <w:t>17</w:t>
            </w:r>
          </w:ins>
          <w:ins w:id="167" w:author="COUTIN Stéphane" w:date="2023-10-19T15:51:00Z">
            <w:r>
              <w:rPr>
                <w:noProof/>
                <w:webHidden/>
              </w:rPr>
              <w:fldChar w:fldCharType="end"/>
            </w:r>
            <w:r w:rsidRPr="008631FD">
              <w:rPr>
                <w:rStyle w:val="Lienhypertexte"/>
                <w:noProof/>
              </w:rPr>
              <w:fldChar w:fldCharType="end"/>
            </w:r>
          </w:ins>
        </w:p>
        <w:p w14:paraId="3CD8AD0F" w14:textId="60A7D73F" w:rsidR="00004F7C" w:rsidRDefault="00004F7C">
          <w:pPr>
            <w:pStyle w:val="TM3"/>
            <w:tabs>
              <w:tab w:val="left" w:pos="1134"/>
              <w:tab w:val="right" w:leader="dot" w:pos="9062"/>
            </w:tabs>
            <w:rPr>
              <w:ins w:id="168" w:author="COUTIN Stéphane" w:date="2023-10-19T15:51:00Z"/>
              <w:rFonts w:asciiTheme="minorHAnsi" w:eastAsiaTheme="minorEastAsia" w:hAnsiTheme="minorHAnsi" w:cstheme="minorBidi"/>
              <w:noProof/>
              <w:lang w:eastAsia="fr-FR"/>
            </w:rPr>
          </w:pPr>
          <w:ins w:id="169" w:author="COUTIN Stéphane" w:date="2023-10-19T15:51:00Z">
            <w:r w:rsidRPr="008631FD">
              <w:rPr>
                <w:rStyle w:val="Lienhypertexte"/>
                <w:noProof/>
              </w:rPr>
              <w:fldChar w:fldCharType="begin"/>
            </w:r>
            <w:r w:rsidRPr="008631FD">
              <w:rPr>
                <w:rStyle w:val="Lienhypertexte"/>
                <w:noProof/>
              </w:rPr>
              <w:instrText xml:space="preserve"> </w:instrText>
            </w:r>
            <w:r>
              <w:rPr>
                <w:noProof/>
              </w:rPr>
              <w:instrText>HYPERLINK \l "_Toc148623125"</w:instrText>
            </w:r>
            <w:r w:rsidRPr="008631FD">
              <w:rPr>
                <w:rStyle w:val="Lienhypertexte"/>
                <w:noProof/>
              </w:rPr>
              <w:instrText xml:space="preserve"> </w:instrText>
            </w:r>
          </w:ins>
          <w:ins w:id="170" w:author="COUTIN Stéphane" w:date="2023-10-19T16:00:00Z">
            <w:r w:rsidR="00FC0AED" w:rsidRPr="008631FD">
              <w:rPr>
                <w:rStyle w:val="Lienhypertexte"/>
                <w:noProof/>
              </w:rPr>
            </w:r>
          </w:ins>
          <w:ins w:id="171" w:author="COUTIN Stéphane" w:date="2023-10-19T15:51:00Z">
            <w:r w:rsidRPr="008631FD">
              <w:rPr>
                <w:rStyle w:val="Lienhypertexte"/>
                <w:noProof/>
              </w:rPr>
              <w:fldChar w:fldCharType="separate"/>
            </w:r>
            <w:r w:rsidRPr="008631FD">
              <w:rPr>
                <w:rStyle w:val="Lienhypertexte"/>
                <w:noProof/>
              </w:rPr>
              <w:t>5.3.2</w:t>
            </w:r>
            <w:r>
              <w:rPr>
                <w:rFonts w:asciiTheme="minorHAnsi" w:eastAsiaTheme="minorEastAsia" w:hAnsiTheme="minorHAnsi" w:cstheme="minorBidi"/>
                <w:noProof/>
                <w:lang w:eastAsia="fr-FR"/>
              </w:rPr>
              <w:tab/>
            </w:r>
            <w:r w:rsidRPr="008631FD">
              <w:rPr>
                <w:rStyle w:val="Lienhypertexte"/>
                <w:noProof/>
              </w:rPr>
              <w:t>Liste des entités</w:t>
            </w:r>
            <w:r>
              <w:rPr>
                <w:noProof/>
                <w:webHidden/>
              </w:rPr>
              <w:tab/>
            </w:r>
            <w:r>
              <w:rPr>
                <w:noProof/>
                <w:webHidden/>
              </w:rPr>
              <w:fldChar w:fldCharType="begin"/>
            </w:r>
            <w:r>
              <w:rPr>
                <w:noProof/>
                <w:webHidden/>
              </w:rPr>
              <w:instrText xml:space="preserve"> PAGEREF _Toc148623125 \h </w:instrText>
            </w:r>
          </w:ins>
          <w:r>
            <w:rPr>
              <w:noProof/>
              <w:webHidden/>
            </w:rPr>
          </w:r>
          <w:r>
            <w:rPr>
              <w:noProof/>
              <w:webHidden/>
            </w:rPr>
            <w:fldChar w:fldCharType="separate"/>
          </w:r>
          <w:ins w:id="172" w:author="COUTIN Stéphane" w:date="2023-10-19T16:00:00Z">
            <w:r w:rsidR="00FC0AED">
              <w:rPr>
                <w:noProof/>
                <w:webHidden/>
              </w:rPr>
              <w:t>18</w:t>
            </w:r>
          </w:ins>
          <w:ins w:id="173" w:author="COUTIN Stéphane" w:date="2023-10-19T15:51:00Z">
            <w:r>
              <w:rPr>
                <w:noProof/>
                <w:webHidden/>
              </w:rPr>
              <w:fldChar w:fldCharType="end"/>
            </w:r>
            <w:r w:rsidRPr="008631FD">
              <w:rPr>
                <w:rStyle w:val="Lienhypertexte"/>
                <w:noProof/>
              </w:rPr>
              <w:fldChar w:fldCharType="end"/>
            </w:r>
          </w:ins>
        </w:p>
        <w:p w14:paraId="5F73DB35" w14:textId="1A93EEC3" w:rsidR="00004F7C" w:rsidRDefault="00004F7C">
          <w:pPr>
            <w:pStyle w:val="TM3"/>
            <w:tabs>
              <w:tab w:val="left" w:pos="1134"/>
              <w:tab w:val="right" w:leader="dot" w:pos="9062"/>
            </w:tabs>
            <w:rPr>
              <w:ins w:id="174" w:author="COUTIN Stéphane" w:date="2023-10-19T15:51:00Z"/>
              <w:rFonts w:asciiTheme="minorHAnsi" w:eastAsiaTheme="minorEastAsia" w:hAnsiTheme="minorHAnsi" w:cstheme="minorBidi"/>
              <w:noProof/>
              <w:lang w:eastAsia="fr-FR"/>
            </w:rPr>
          </w:pPr>
          <w:ins w:id="175" w:author="COUTIN Stéphane" w:date="2023-10-19T15:51:00Z">
            <w:r w:rsidRPr="008631FD">
              <w:rPr>
                <w:rStyle w:val="Lienhypertexte"/>
                <w:noProof/>
              </w:rPr>
              <w:fldChar w:fldCharType="begin"/>
            </w:r>
            <w:r w:rsidRPr="008631FD">
              <w:rPr>
                <w:rStyle w:val="Lienhypertexte"/>
                <w:noProof/>
              </w:rPr>
              <w:instrText xml:space="preserve"> </w:instrText>
            </w:r>
            <w:r>
              <w:rPr>
                <w:noProof/>
              </w:rPr>
              <w:instrText>HYPERLINK \l "_Toc148623126"</w:instrText>
            </w:r>
            <w:r w:rsidRPr="008631FD">
              <w:rPr>
                <w:rStyle w:val="Lienhypertexte"/>
                <w:noProof/>
              </w:rPr>
              <w:instrText xml:space="preserve"> </w:instrText>
            </w:r>
          </w:ins>
          <w:ins w:id="176" w:author="COUTIN Stéphane" w:date="2023-10-19T16:00:00Z">
            <w:r w:rsidR="00FC0AED" w:rsidRPr="008631FD">
              <w:rPr>
                <w:rStyle w:val="Lienhypertexte"/>
                <w:noProof/>
              </w:rPr>
            </w:r>
          </w:ins>
          <w:ins w:id="177" w:author="COUTIN Stéphane" w:date="2023-10-19T15:51:00Z">
            <w:r w:rsidRPr="008631FD">
              <w:rPr>
                <w:rStyle w:val="Lienhypertexte"/>
                <w:noProof/>
              </w:rPr>
              <w:fldChar w:fldCharType="separate"/>
            </w:r>
            <w:r w:rsidRPr="008631FD">
              <w:rPr>
                <w:rStyle w:val="Lienhypertexte"/>
                <w:noProof/>
              </w:rPr>
              <w:t>5.3.3</w:t>
            </w:r>
            <w:r>
              <w:rPr>
                <w:rFonts w:asciiTheme="minorHAnsi" w:eastAsiaTheme="minorEastAsia" w:hAnsiTheme="minorHAnsi" w:cstheme="minorBidi"/>
                <w:noProof/>
                <w:lang w:eastAsia="fr-FR"/>
              </w:rPr>
              <w:tab/>
            </w:r>
            <w:r w:rsidRPr="008631FD">
              <w:rPr>
                <w:rStyle w:val="Lienhypertexte"/>
                <w:noProof/>
              </w:rPr>
              <w:t>Diagrammes de classe par domaine</w:t>
            </w:r>
            <w:r>
              <w:rPr>
                <w:noProof/>
                <w:webHidden/>
              </w:rPr>
              <w:tab/>
            </w:r>
            <w:r>
              <w:rPr>
                <w:noProof/>
                <w:webHidden/>
              </w:rPr>
              <w:fldChar w:fldCharType="begin"/>
            </w:r>
            <w:r>
              <w:rPr>
                <w:noProof/>
                <w:webHidden/>
              </w:rPr>
              <w:instrText xml:space="preserve"> PAGEREF _Toc148623126 \h </w:instrText>
            </w:r>
          </w:ins>
          <w:r>
            <w:rPr>
              <w:noProof/>
              <w:webHidden/>
            </w:rPr>
          </w:r>
          <w:r>
            <w:rPr>
              <w:noProof/>
              <w:webHidden/>
            </w:rPr>
            <w:fldChar w:fldCharType="separate"/>
          </w:r>
          <w:ins w:id="178" w:author="COUTIN Stéphane" w:date="2023-10-19T16:00:00Z">
            <w:r w:rsidR="00FC0AED">
              <w:rPr>
                <w:noProof/>
                <w:webHidden/>
              </w:rPr>
              <w:t>24</w:t>
            </w:r>
          </w:ins>
          <w:ins w:id="179" w:author="COUTIN Stéphane" w:date="2023-10-19T15:51:00Z">
            <w:r>
              <w:rPr>
                <w:noProof/>
                <w:webHidden/>
              </w:rPr>
              <w:fldChar w:fldCharType="end"/>
            </w:r>
            <w:r w:rsidRPr="008631FD">
              <w:rPr>
                <w:rStyle w:val="Lienhypertexte"/>
                <w:noProof/>
              </w:rPr>
              <w:fldChar w:fldCharType="end"/>
            </w:r>
          </w:ins>
        </w:p>
        <w:p w14:paraId="7AAD7A62" w14:textId="1D64CC8D" w:rsidR="00004F7C" w:rsidRDefault="00004F7C">
          <w:pPr>
            <w:pStyle w:val="TM2"/>
            <w:tabs>
              <w:tab w:val="left" w:pos="850"/>
              <w:tab w:val="right" w:leader="dot" w:pos="9062"/>
            </w:tabs>
            <w:rPr>
              <w:ins w:id="180" w:author="COUTIN Stéphane" w:date="2023-10-19T15:51:00Z"/>
              <w:rFonts w:asciiTheme="minorHAnsi" w:eastAsiaTheme="minorEastAsia" w:hAnsiTheme="minorHAnsi" w:cstheme="minorBidi"/>
              <w:noProof/>
              <w:lang w:eastAsia="fr-FR"/>
            </w:rPr>
          </w:pPr>
          <w:ins w:id="181" w:author="COUTIN Stéphane" w:date="2023-10-19T15:51:00Z">
            <w:r w:rsidRPr="008631FD">
              <w:rPr>
                <w:rStyle w:val="Lienhypertexte"/>
                <w:noProof/>
              </w:rPr>
              <w:fldChar w:fldCharType="begin"/>
            </w:r>
            <w:r w:rsidRPr="008631FD">
              <w:rPr>
                <w:rStyle w:val="Lienhypertexte"/>
                <w:noProof/>
              </w:rPr>
              <w:instrText xml:space="preserve"> </w:instrText>
            </w:r>
            <w:r>
              <w:rPr>
                <w:noProof/>
              </w:rPr>
              <w:instrText>HYPERLINK \l "_Toc148623127"</w:instrText>
            </w:r>
            <w:r w:rsidRPr="008631FD">
              <w:rPr>
                <w:rStyle w:val="Lienhypertexte"/>
                <w:noProof/>
              </w:rPr>
              <w:instrText xml:space="preserve"> </w:instrText>
            </w:r>
          </w:ins>
          <w:ins w:id="182" w:author="COUTIN Stéphane" w:date="2023-10-19T16:00:00Z">
            <w:r w:rsidR="00FC0AED" w:rsidRPr="008631FD">
              <w:rPr>
                <w:rStyle w:val="Lienhypertexte"/>
                <w:noProof/>
              </w:rPr>
            </w:r>
          </w:ins>
          <w:ins w:id="183" w:author="COUTIN Stéphane" w:date="2023-10-19T15:51:00Z">
            <w:r w:rsidRPr="008631FD">
              <w:rPr>
                <w:rStyle w:val="Lienhypertexte"/>
                <w:noProof/>
              </w:rPr>
              <w:fldChar w:fldCharType="separate"/>
            </w:r>
            <w:r w:rsidRPr="008631FD">
              <w:rPr>
                <w:rStyle w:val="Lienhypertexte"/>
                <w:noProof/>
              </w:rPr>
              <w:t>5.4</w:t>
            </w:r>
            <w:r>
              <w:rPr>
                <w:rFonts w:asciiTheme="minorHAnsi" w:eastAsiaTheme="minorEastAsia" w:hAnsiTheme="minorHAnsi" w:cstheme="minorBidi"/>
                <w:noProof/>
                <w:lang w:eastAsia="fr-FR"/>
              </w:rPr>
              <w:tab/>
            </w:r>
            <w:r w:rsidRPr="008631FD">
              <w:rPr>
                <w:rStyle w:val="Lienhypertexte"/>
                <w:noProof/>
              </w:rPr>
              <w:t>Modèle physique des données</w:t>
            </w:r>
            <w:r>
              <w:rPr>
                <w:noProof/>
                <w:webHidden/>
              </w:rPr>
              <w:tab/>
            </w:r>
            <w:r>
              <w:rPr>
                <w:noProof/>
                <w:webHidden/>
              </w:rPr>
              <w:fldChar w:fldCharType="begin"/>
            </w:r>
            <w:r>
              <w:rPr>
                <w:noProof/>
                <w:webHidden/>
              </w:rPr>
              <w:instrText xml:space="preserve"> PAGEREF _Toc148623127 \h </w:instrText>
            </w:r>
          </w:ins>
          <w:r>
            <w:rPr>
              <w:noProof/>
              <w:webHidden/>
            </w:rPr>
          </w:r>
          <w:r>
            <w:rPr>
              <w:noProof/>
              <w:webHidden/>
            </w:rPr>
            <w:fldChar w:fldCharType="separate"/>
          </w:r>
          <w:ins w:id="184" w:author="COUTIN Stéphane" w:date="2023-10-19T16:00:00Z">
            <w:r w:rsidR="00FC0AED">
              <w:rPr>
                <w:noProof/>
                <w:webHidden/>
              </w:rPr>
              <w:t>29</w:t>
            </w:r>
          </w:ins>
          <w:ins w:id="185" w:author="COUTIN Stéphane" w:date="2023-10-19T15:51:00Z">
            <w:r>
              <w:rPr>
                <w:noProof/>
                <w:webHidden/>
              </w:rPr>
              <w:fldChar w:fldCharType="end"/>
            </w:r>
            <w:r w:rsidRPr="008631FD">
              <w:rPr>
                <w:rStyle w:val="Lienhypertexte"/>
                <w:noProof/>
              </w:rPr>
              <w:fldChar w:fldCharType="end"/>
            </w:r>
          </w:ins>
        </w:p>
        <w:p w14:paraId="6C3D04A6" w14:textId="1ACC80B0" w:rsidR="00004F7C" w:rsidRDefault="00004F7C">
          <w:pPr>
            <w:pStyle w:val="TM3"/>
            <w:tabs>
              <w:tab w:val="left" w:pos="1134"/>
              <w:tab w:val="right" w:leader="dot" w:pos="9062"/>
            </w:tabs>
            <w:rPr>
              <w:ins w:id="186" w:author="COUTIN Stéphane" w:date="2023-10-19T15:51:00Z"/>
              <w:rFonts w:asciiTheme="minorHAnsi" w:eastAsiaTheme="minorEastAsia" w:hAnsiTheme="minorHAnsi" w:cstheme="minorBidi"/>
              <w:noProof/>
              <w:lang w:eastAsia="fr-FR"/>
            </w:rPr>
          </w:pPr>
          <w:ins w:id="187" w:author="COUTIN Stéphane" w:date="2023-10-19T15:51:00Z">
            <w:r w:rsidRPr="008631FD">
              <w:rPr>
                <w:rStyle w:val="Lienhypertexte"/>
                <w:noProof/>
              </w:rPr>
              <w:fldChar w:fldCharType="begin"/>
            </w:r>
            <w:r w:rsidRPr="008631FD">
              <w:rPr>
                <w:rStyle w:val="Lienhypertexte"/>
                <w:noProof/>
              </w:rPr>
              <w:instrText xml:space="preserve"> </w:instrText>
            </w:r>
            <w:r>
              <w:rPr>
                <w:noProof/>
              </w:rPr>
              <w:instrText>HYPERLINK \l "_Toc148623128"</w:instrText>
            </w:r>
            <w:r w:rsidRPr="008631FD">
              <w:rPr>
                <w:rStyle w:val="Lienhypertexte"/>
                <w:noProof/>
              </w:rPr>
              <w:instrText xml:space="preserve"> </w:instrText>
            </w:r>
          </w:ins>
          <w:ins w:id="188" w:author="COUTIN Stéphane" w:date="2023-10-19T16:00:00Z">
            <w:r w:rsidR="00FC0AED" w:rsidRPr="008631FD">
              <w:rPr>
                <w:rStyle w:val="Lienhypertexte"/>
                <w:noProof/>
              </w:rPr>
            </w:r>
          </w:ins>
          <w:ins w:id="189" w:author="COUTIN Stéphane" w:date="2023-10-19T15:51:00Z">
            <w:r w:rsidRPr="008631FD">
              <w:rPr>
                <w:rStyle w:val="Lienhypertexte"/>
                <w:noProof/>
              </w:rPr>
              <w:fldChar w:fldCharType="separate"/>
            </w:r>
            <w:r w:rsidRPr="008631FD">
              <w:rPr>
                <w:rStyle w:val="Lienhypertexte"/>
                <w:noProof/>
              </w:rPr>
              <w:t>5.4.1</w:t>
            </w:r>
            <w:r>
              <w:rPr>
                <w:rFonts w:asciiTheme="minorHAnsi" w:eastAsiaTheme="minorEastAsia" w:hAnsiTheme="minorHAnsi" w:cstheme="minorBidi"/>
                <w:noProof/>
                <w:lang w:eastAsia="fr-FR"/>
              </w:rPr>
              <w:tab/>
            </w:r>
            <w:r w:rsidRPr="008631FD">
              <w:rPr>
                <w:rStyle w:val="Lienhypertexte"/>
                <w:noProof/>
              </w:rPr>
              <w:t>Le dictionnaire des données</w:t>
            </w:r>
            <w:r>
              <w:rPr>
                <w:noProof/>
                <w:webHidden/>
              </w:rPr>
              <w:tab/>
            </w:r>
            <w:r>
              <w:rPr>
                <w:noProof/>
                <w:webHidden/>
              </w:rPr>
              <w:fldChar w:fldCharType="begin"/>
            </w:r>
            <w:r>
              <w:rPr>
                <w:noProof/>
                <w:webHidden/>
              </w:rPr>
              <w:instrText xml:space="preserve"> PAGEREF _Toc148623128 \h </w:instrText>
            </w:r>
          </w:ins>
          <w:r>
            <w:rPr>
              <w:noProof/>
              <w:webHidden/>
            </w:rPr>
          </w:r>
          <w:r>
            <w:rPr>
              <w:noProof/>
              <w:webHidden/>
            </w:rPr>
            <w:fldChar w:fldCharType="separate"/>
          </w:r>
          <w:ins w:id="190" w:author="COUTIN Stéphane" w:date="2023-10-19T16:00:00Z">
            <w:r w:rsidR="00FC0AED">
              <w:rPr>
                <w:noProof/>
                <w:webHidden/>
              </w:rPr>
              <w:t>29</w:t>
            </w:r>
          </w:ins>
          <w:ins w:id="191" w:author="COUTIN Stéphane" w:date="2023-10-19T15:51:00Z">
            <w:r>
              <w:rPr>
                <w:noProof/>
                <w:webHidden/>
              </w:rPr>
              <w:fldChar w:fldCharType="end"/>
            </w:r>
            <w:r w:rsidRPr="008631FD">
              <w:rPr>
                <w:rStyle w:val="Lienhypertexte"/>
                <w:noProof/>
              </w:rPr>
              <w:fldChar w:fldCharType="end"/>
            </w:r>
          </w:ins>
        </w:p>
        <w:p w14:paraId="7BE848AA" w14:textId="44B08165" w:rsidR="00004F7C" w:rsidRDefault="00004F7C">
          <w:pPr>
            <w:pStyle w:val="TM3"/>
            <w:tabs>
              <w:tab w:val="left" w:pos="1134"/>
              <w:tab w:val="right" w:leader="dot" w:pos="9062"/>
            </w:tabs>
            <w:rPr>
              <w:ins w:id="192" w:author="COUTIN Stéphane" w:date="2023-10-19T15:51:00Z"/>
              <w:rFonts w:asciiTheme="minorHAnsi" w:eastAsiaTheme="minorEastAsia" w:hAnsiTheme="minorHAnsi" w:cstheme="minorBidi"/>
              <w:noProof/>
              <w:lang w:eastAsia="fr-FR"/>
            </w:rPr>
          </w:pPr>
          <w:ins w:id="193" w:author="COUTIN Stéphane" w:date="2023-10-19T15:51:00Z">
            <w:r w:rsidRPr="008631FD">
              <w:rPr>
                <w:rStyle w:val="Lienhypertexte"/>
                <w:noProof/>
              </w:rPr>
              <w:lastRenderedPageBreak/>
              <w:fldChar w:fldCharType="begin"/>
            </w:r>
            <w:r w:rsidRPr="008631FD">
              <w:rPr>
                <w:rStyle w:val="Lienhypertexte"/>
                <w:noProof/>
              </w:rPr>
              <w:instrText xml:space="preserve"> </w:instrText>
            </w:r>
            <w:r>
              <w:rPr>
                <w:noProof/>
              </w:rPr>
              <w:instrText>HYPERLINK \l "_Toc148623131"</w:instrText>
            </w:r>
            <w:r w:rsidRPr="008631FD">
              <w:rPr>
                <w:rStyle w:val="Lienhypertexte"/>
                <w:noProof/>
              </w:rPr>
              <w:instrText xml:space="preserve"> </w:instrText>
            </w:r>
          </w:ins>
          <w:ins w:id="194" w:author="COUTIN Stéphane" w:date="2023-10-19T16:00:00Z">
            <w:r w:rsidR="00FC0AED" w:rsidRPr="008631FD">
              <w:rPr>
                <w:rStyle w:val="Lienhypertexte"/>
                <w:noProof/>
              </w:rPr>
            </w:r>
          </w:ins>
          <w:ins w:id="195" w:author="COUTIN Stéphane" w:date="2023-10-19T15:51:00Z">
            <w:r w:rsidRPr="008631FD">
              <w:rPr>
                <w:rStyle w:val="Lienhypertexte"/>
                <w:noProof/>
              </w:rPr>
              <w:fldChar w:fldCharType="separate"/>
            </w:r>
            <w:r w:rsidRPr="008631FD">
              <w:rPr>
                <w:rStyle w:val="Lienhypertexte"/>
                <w:noProof/>
              </w:rPr>
              <w:t>5.4.2</w:t>
            </w:r>
            <w:r>
              <w:rPr>
                <w:rFonts w:asciiTheme="minorHAnsi" w:eastAsiaTheme="minorEastAsia" w:hAnsiTheme="minorHAnsi" w:cstheme="minorBidi"/>
                <w:noProof/>
                <w:lang w:eastAsia="fr-FR"/>
              </w:rPr>
              <w:tab/>
            </w:r>
            <w:r w:rsidRPr="008631FD">
              <w:rPr>
                <w:rStyle w:val="Lienhypertexte"/>
                <w:noProof/>
              </w:rPr>
              <w:t>Les différences par rapport à la v21</w:t>
            </w:r>
            <w:r>
              <w:rPr>
                <w:noProof/>
                <w:webHidden/>
              </w:rPr>
              <w:tab/>
            </w:r>
            <w:r>
              <w:rPr>
                <w:noProof/>
                <w:webHidden/>
              </w:rPr>
              <w:fldChar w:fldCharType="begin"/>
            </w:r>
            <w:r>
              <w:rPr>
                <w:noProof/>
                <w:webHidden/>
              </w:rPr>
              <w:instrText xml:space="preserve"> PAGEREF _Toc148623131 \h </w:instrText>
            </w:r>
          </w:ins>
          <w:r>
            <w:rPr>
              <w:noProof/>
              <w:webHidden/>
            </w:rPr>
          </w:r>
          <w:r>
            <w:rPr>
              <w:noProof/>
              <w:webHidden/>
            </w:rPr>
            <w:fldChar w:fldCharType="separate"/>
          </w:r>
          <w:ins w:id="196" w:author="COUTIN Stéphane" w:date="2023-10-19T16:00:00Z">
            <w:r w:rsidR="00FC0AED">
              <w:rPr>
                <w:noProof/>
                <w:webHidden/>
              </w:rPr>
              <w:t>29</w:t>
            </w:r>
          </w:ins>
          <w:ins w:id="197" w:author="COUTIN Stéphane" w:date="2023-10-19T15:51:00Z">
            <w:r>
              <w:rPr>
                <w:noProof/>
                <w:webHidden/>
              </w:rPr>
              <w:fldChar w:fldCharType="end"/>
            </w:r>
            <w:r w:rsidRPr="008631FD">
              <w:rPr>
                <w:rStyle w:val="Lienhypertexte"/>
                <w:noProof/>
              </w:rPr>
              <w:fldChar w:fldCharType="end"/>
            </w:r>
          </w:ins>
        </w:p>
        <w:p w14:paraId="1938A569" w14:textId="18A71102" w:rsidR="00004F7C" w:rsidRDefault="00004F7C">
          <w:pPr>
            <w:pStyle w:val="TM3"/>
            <w:tabs>
              <w:tab w:val="left" w:pos="1134"/>
              <w:tab w:val="right" w:leader="dot" w:pos="9062"/>
            </w:tabs>
            <w:rPr>
              <w:ins w:id="198" w:author="COUTIN Stéphane" w:date="2023-10-19T15:51:00Z"/>
              <w:rFonts w:asciiTheme="minorHAnsi" w:eastAsiaTheme="minorEastAsia" w:hAnsiTheme="minorHAnsi" w:cstheme="minorBidi"/>
              <w:noProof/>
              <w:lang w:eastAsia="fr-FR"/>
            </w:rPr>
          </w:pPr>
          <w:ins w:id="199" w:author="COUTIN Stéphane" w:date="2023-10-19T15:51:00Z">
            <w:r w:rsidRPr="008631FD">
              <w:rPr>
                <w:rStyle w:val="Lienhypertexte"/>
                <w:noProof/>
              </w:rPr>
              <w:fldChar w:fldCharType="begin"/>
            </w:r>
            <w:r w:rsidRPr="008631FD">
              <w:rPr>
                <w:rStyle w:val="Lienhypertexte"/>
                <w:noProof/>
              </w:rPr>
              <w:instrText xml:space="preserve"> </w:instrText>
            </w:r>
            <w:r>
              <w:rPr>
                <w:noProof/>
              </w:rPr>
              <w:instrText>HYPERLINK \l "_Toc148623132"</w:instrText>
            </w:r>
            <w:r w:rsidRPr="008631FD">
              <w:rPr>
                <w:rStyle w:val="Lienhypertexte"/>
                <w:noProof/>
              </w:rPr>
              <w:instrText xml:space="preserve"> </w:instrText>
            </w:r>
          </w:ins>
          <w:ins w:id="200" w:author="COUTIN Stéphane" w:date="2023-10-19T16:00:00Z">
            <w:r w:rsidR="00FC0AED" w:rsidRPr="008631FD">
              <w:rPr>
                <w:rStyle w:val="Lienhypertexte"/>
                <w:noProof/>
              </w:rPr>
            </w:r>
          </w:ins>
          <w:ins w:id="201" w:author="COUTIN Stéphane" w:date="2023-10-19T15:51:00Z">
            <w:r w:rsidRPr="008631FD">
              <w:rPr>
                <w:rStyle w:val="Lienhypertexte"/>
                <w:noProof/>
              </w:rPr>
              <w:fldChar w:fldCharType="separate"/>
            </w:r>
            <w:r w:rsidRPr="008631FD">
              <w:rPr>
                <w:rStyle w:val="Lienhypertexte"/>
                <w:noProof/>
              </w:rPr>
              <w:t>5.4.3</w:t>
            </w:r>
            <w:r>
              <w:rPr>
                <w:rFonts w:asciiTheme="minorHAnsi" w:eastAsiaTheme="minorEastAsia" w:hAnsiTheme="minorHAnsi" w:cstheme="minorBidi"/>
                <w:noProof/>
                <w:lang w:eastAsia="fr-FR"/>
              </w:rPr>
              <w:tab/>
            </w:r>
            <w:r w:rsidRPr="008631FD">
              <w:rPr>
                <w:rStyle w:val="Lienhypertexte"/>
                <w:noProof/>
              </w:rPr>
              <w:t>Extraction de la documentation embarquée</w:t>
            </w:r>
            <w:r>
              <w:rPr>
                <w:noProof/>
                <w:webHidden/>
              </w:rPr>
              <w:tab/>
            </w:r>
            <w:r>
              <w:rPr>
                <w:noProof/>
                <w:webHidden/>
              </w:rPr>
              <w:fldChar w:fldCharType="begin"/>
            </w:r>
            <w:r>
              <w:rPr>
                <w:noProof/>
                <w:webHidden/>
              </w:rPr>
              <w:instrText xml:space="preserve"> PAGEREF _Toc148623132 \h </w:instrText>
            </w:r>
          </w:ins>
          <w:r>
            <w:rPr>
              <w:noProof/>
              <w:webHidden/>
            </w:rPr>
          </w:r>
          <w:r>
            <w:rPr>
              <w:noProof/>
              <w:webHidden/>
            </w:rPr>
            <w:fldChar w:fldCharType="separate"/>
          </w:r>
          <w:ins w:id="202" w:author="COUTIN Stéphane" w:date="2023-10-19T16:00:00Z">
            <w:r w:rsidR="00FC0AED">
              <w:rPr>
                <w:noProof/>
                <w:webHidden/>
              </w:rPr>
              <w:t>29</w:t>
            </w:r>
          </w:ins>
          <w:ins w:id="203" w:author="COUTIN Stéphane" w:date="2023-10-19T15:51:00Z">
            <w:r>
              <w:rPr>
                <w:noProof/>
                <w:webHidden/>
              </w:rPr>
              <w:fldChar w:fldCharType="end"/>
            </w:r>
            <w:r w:rsidRPr="008631FD">
              <w:rPr>
                <w:rStyle w:val="Lienhypertexte"/>
                <w:noProof/>
              </w:rPr>
              <w:fldChar w:fldCharType="end"/>
            </w:r>
          </w:ins>
        </w:p>
        <w:p w14:paraId="2D2E662B" w14:textId="2AF03B76" w:rsidR="00004F7C" w:rsidRDefault="00004F7C">
          <w:pPr>
            <w:pStyle w:val="TM2"/>
            <w:tabs>
              <w:tab w:val="left" w:pos="850"/>
              <w:tab w:val="right" w:leader="dot" w:pos="9062"/>
            </w:tabs>
            <w:rPr>
              <w:ins w:id="204" w:author="COUTIN Stéphane" w:date="2023-10-19T15:51:00Z"/>
              <w:rFonts w:asciiTheme="minorHAnsi" w:eastAsiaTheme="minorEastAsia" w:hAnsiTheme="minorHAnsi" w:cstheme="minorBidi"/>
              <w:noProof/>
              <w:lang w:eastAsia="fr-FR"/>
            </w:rPr>
          </w:pPr>
          <w:ins w:id="205" w:author="COUTIN Stéphane" w:date="2023-10-19T15:51:00Z">
            <w:r w:rsidRPr="008631FD">
              <w:rPr>
                <w:rStyle w:val="Lienhypertexte"/>
                <w:noProof/>
              </w:rPr>
              <w:fldChar w:fldCharType="begin"/>
            </w:r>
            <w:r w:rsidRPr="008631FD">
              <w:rPr>
                <w:rStyle w:val="Lienhypertexte"/>
                <w:noProof/>
              </w:rPr>
              <w:instrText xml:space="preserve"> </w:instrText>
            </w:r>
            <w:r>
              <w:rPr>
                <w:noProof/>
              </w:rPr>
              <w:instrText>HYPERLINK \l "_Toc148623133"</w:instrText>
            </w:r>
            <w:r w:rsidRPr="008631FD">
              <w:rPr>
                <w:rStyle w:val="Lienhypertexte"/>
                <w:noProof/>
              </w:rPr>
              <w:instrText xml:space="preserve"> </w:instrText>
            </w:r>
          </w:ins>
          <w:ins w:id="206" w:author="COUTIN Stéphane" w:date="2023-10-19T16:00:00Z">
            <w:r w:rsidR="00FC0AED" w:rsidRPr="008631FD">
              <w:rPr>
                <w:rStyle w:val="Lienhypertexte"/>
                <w:noProof/>
              </w:rPr>
            </w:r>
          </w:ins>
          <w:ins w:id="207" w:author="COUTIN Stéphane" w:date="2023-10-19T15:51:00Z">
            <w:r w:rsidRPr="008631FD">
              <w:rPr>
                <w:rStyle w:val="Lienhypertexte"/>
                <w:noProof/>
              </w:rPr>
              <w:fldChar w:fldCharType="separate"/>
            </w:r>
            <w:r w:rsidRPr="008631FD">
              <w:rPr>
                <w:rStyle w:val="Lienhypertexte"/>
                <w:noProof/>
              </w:rPr>
              <w:t>5.5</w:t>
            </w:r>
            <w:r>
              <w:rPr>
                <w:rFonts w:asciiTheme="minorHAnsi" w:eastAsiaTheme="minorEastAsia" w:hAnsiTheme="minorHAnsi" w:cstheme="minorBidi"/>
                <w:noProof/>
                <w:lang w:eastAsia="fr-FR"/>
              </w:rPr>
              <w:tab/>
            </w:r>
            <w:r w:rsidRPr="008631FD">
              <w:rPr>
                <w:rStyle w:val="Lienhypertexte"/>
                <w:noProof/>
              </w:rPr>
              <w:t>Conseils pour l’écriture de requêtes</w:t>
            </w:r>
            <w:r>
              <w:rPr>
                <w:noProof/>
                <w:webHidden/>
              </w:rPr>
              <w:tab/>
            </w:r>
            <w:r>
              <w:rPr>
                <w:noProof/>
                <w:webHidden/>
              </w:rPr>
              <w:fldChar w:fldCharType="begin"/>
            </w:r>
            <w:r>
              <w:rPr>
                <w:noProof/>
                <w:webHidden/>
              </w:rPr>
              <w:instrText xml:space="preserve"> PAGEREF _Toc148623133 \h </w:instrText>
            </w:r>
          </w:ins>
          <w:r>
            <w:rPr>
              <w:noProof/>
              <w:webHidden/>
            </w:rPr>
          </w:r>
          <w:r>
            <w:rPr>
              <w:noProof/>
              <w:webHidden/>
            </w:rPr>
            <w:fldChar w:fldCharType="separate"/>
          </w:r>
          <w:ins w:id="208" w:author="COUTIN Stéphane" w:date="2023-10-19T16:00:00Z">
            <w:r w:rsidR="00FC0AED">
              <w:rPr>
                <w:noProof/>
                <w:webHidden/>
              </w:rPr>
              <w:t>30</w:t>
            </w:r>
          </w:ins>
          <w:ins w:id="209" w:author="COUTIN Stéphane" w:date="2023-10-19T15:51:00Z">
            <w:r>
              <w:rPr>
                <w:noProof/>
                <w:webHidden/>
              </w:rPr>
              <w:fldChar w:fldCharType="end"/>
            </w:r>
            <w:r w:rsidRPr="008631FD">
              <w:rPr>
                <w:rStyle w:val="Lienhypertexte"/>
                <w:noProof/>
              </w:rPr>
              <w:fldChar w:fldCharType="end"/>
            </w:r>
          </w:ins>
        </w:p>
        <w:p w14:paraId="763BC176" w14:textId="7693C797" w:rsidR="00951139" w:rsidDel="00004F7C" w:rsidRDefault="00951139">
          <w:pPr>
            <w:pStyle w:val="TM1"/>
            <w:tabs>
              <w:tab w:val="left" w:pos="440"/>
              <w:tab w:val="right" w:leader="dot" w:pos="9062"/>
            </w:tabs>
            <w:rPr>
              <w:del w:id="210" w:author="COUTIN Stéphane" w:date="2023-10-19T15:51:00Z"/>
              <w:rFonts w:asciiTheme="minorHAnsi" w:eastAsiaTheme="minorEastAsia" w:hAnsiTheme="minorHAnsi" w:cstheme="minorBidi"/>
              <w:noProof/>
              <w:lang w:eastAsia="fr-FR"/>
            </w:rPr>
          </w:pPr>
          <w:del w:id="211" w:author="COUTIN Stéphane" w:date="2023-10-19T15:51:00Z">
            <w:r w:rsidRPr="00004F7C" w:rsidDel="00004F7C">
              <w:rPr>
                <w:noProof/>
                <w:rPrChange w:id="212" w:author="COUTIN Stéphane" w:date="2023-10-19T15:51:00Z">
                  <w:rPr>
                    <w:rStyle w:val="Lienhypertexte"/>
                    <w:noProof/>
                  </w:rPr>
                </w:rPrChange>
              </w:rPr>
              <w:delText>1</w:delText>
            </w:r>
            <w:r w:rsidDel="00004F7C">
              <w:rPr>
                <w:rFonts w:asciiTheme="minorHAnsi" w:eastAsiaTheme="minorEastAsia" w:hAnsiTheme="minorHAnsi" w:cstheme="minorBidi"/>
                <w:noProof/>
                <w:lang w:eastAsia="fr-FR"/>
              </w:rPr>
              <w:tab/>
            </w:r>
            <w:r w:rsidRPr="00004F7C" w:rsidDel="00004F7C">
              <w:rPr>
                <w:noProof/>
                <w:rPrChange w:id="213" w:author="COUTIN Stéphane" w:date="2023-10-19T15:51:00Z">
                  <w:rPr>
                    <w:rStyle w:val="Lienhypertexte"/>
                    <w:noProof/>
                  </w:rPr>
                </w:rPrChange>
              </w:rPr>
              <w:delText>Le module DRE et ses concepts</w:delText>
            </w:r>
            <w:r w:rsidDel="00004F7C">
              <w:rPr>
                <w:noProof/>
                <w:webHidden/>
              </w:rPr>
              <w:tab/>
              <w:delText>4</w:delText>
            </w:r>
          </w:del>
        </w:p>
        <w:p w14:paraId="6D79D37C" w14:textId="797824B9" w:rsidR="00951139" w:rsidDel="00004F7C" w:rsidRDefault="00951139">
          <w:pPr>
            <w:pStyle w:val="TM2"/>
            <w:tabs>
              <w:tab w:val="left" w:pos="850"/>
              <w:tab w:val="right" w:leader="dot" w:pos="9062"/>
            </w:tabs>
            <w:rPr>
              <w:del w:id="214" w:author="COUTIN Stéphane" w:date="2023-10-19T15:51:00Z"/>
              <w:rFonts w:asciiTheme="minorHAnsi" w:eastAsiaTheme="minorEastAsia" w:hAnsiTheme="minorHAnsi" w:cstheme="minorBidi"/>
              <w:noProof/>
              <w:lang w:eastAsia="fr-FR"/>
            </w:rPr>
          </w:pPr>
          <w:del w:id="215" w:author="COUTIN Stéphane" w:date="2023-10-19T15:51:00Z">
            <w:r w:rsidRPr="00004F7C" w:rsidDel="00004F7C">
              <w:rPr>
                <w:noProof/>
                <w:rPrChange w:id="216" w:author="COUTIN Stéphane" w:date="2023-10-19T15:51:00Z">
                  <w:rPr>
                    <w:rStyle w:val="Lienhypertexte"/>
                    <w:noProof/>
                  </w:rPr>
                </w:rPrChange>
              </w:rPr>
              <w:delText>1.1</w:delText>
            </w:r>
            <w:r w:rsidDel="00004F7C">
              <w:rPr>
                <w:rFonts w:asciiTheme="minorHAnsi" w:eastAsiaTheme="minorEastAsia" w:hAnsiTheme="minorHAnsi" w:cstheme="minorBidi"/>
                <w:noProof/>
                <w:lang w:eastAsia="fr-FR"/>
              </w:rPr>
              <w:tab/>
            </w:r>
            <w:r w:rsidRPr="00004F7C" w:rsidDel="00004F7C">
              <w:rPr>
                <w:noProof/>
                <w:rPrChange w:id="217" w:author="COUTIN Stéphane" w:date="2023-10-19T15:51:00Z">
                  <w:rPr>
                    <w:rStyle w:val="Lienhypertexte"/>
                    <w:noProof/>
                  </w:rPr>
                </w:rPrChange>
              </w:rPr>
              <w:delText>Les objectifs de DRE</w:delText>
            </w:r>
            <w:r w:rsidDel="00004F7C">
              <w:rPr>
                <w:noProof/>
                <w:webHidden/>
              </w:rPr>
              <w:tab/>
              <w:delText>4</w:delText>
            </w:r>
          </w:del>
        </w:p>
        <w:p w14:paraId="75B3338E" w14:textId="6BB6F3D9" w:rsidR="00951139" w:rsidDel="00004F7C" w:rsidRDefault="00951139">
          <w:pPr>
            <w:pStyle w:val="TM2"/>
            <w:tabs>
              <w:tab w:val="left" w:pos="850"/>
              <w:tab w:val="right" w:leader="dot" w:pos="9062"/>
            </w:tabs>
            <w:rPr>
              <w:del w:id="218" w:author="COUTIN Stéphane" w:date="2023-10-19T15:51:00Z"/>
              <w:rFonts w:asciiTheme="minorHAnsi" w:eastAsiaTheme="minorEastAsia" w:hAnsiTheme="minorHAnsi" w:cstheme="minorBidi"/>
              <w:noProof/>
              <w:lang w:eastAsia="fr-FR"/>
            </w:rPr>
          </w:pPr>
          <w:del w:id="219" w:author="COUTIN Stéphane" w:date="2023-10-19T15:51:00Z">
            <w:r w:rsidRPr="00004F7C" w:rsidDel="00004F7C">
              <w:rPr>
                <w:noProof/>
                <w:rPrChange w:id="220" w:author="COUTIN Stéphane" w:date="2023-10-19T15:51:00Z">
                  <w:rPr>
                    <w:rStyle w:val="Lienhypertexte"/>
                    <w:noProof/>
                  </w:rPr>
                </w:rPrChange>
              </w:rPr>
              <w:delText>1.2</w:delText>
            </w:r>
            <w:r w:rsidDel="00004F7C">
              <w:rPr>
                <w:rFonts w:asciiTheme="minorHAnsi" w:eastAsiaTheme="minorEastAsia" w:hAnsiTheme="minorHAnsi" w:cstheme="minorBidi"/>
                <w:noProof/>
                <w:lang w:eastAsia="fr-FR"/>
              </w:rPr>
              <w:tab/>
            </w:r>
            <w:r w:rsidRPr="00004F7C" w:rsidDel="00004F7C">
              <w:rPr>
                <w:noProof/>
                <w:rPrChange w:id="221" w:author="COUTIN Stéphane" w:date="2023-10-19T15:51:00Z">
                  <w:rPr>
                    <w:rStyle w:val="Lienhypertexte"/>
                    <w:noProof/>
                  </w:rPr>
                </w:rPrChange>
              </w:rPr>
              <w:delText>Principe de fonctionnement</w:delText>
            </w:r>
            <w:r w:rsidDel="00004F7C">
              <w:rPr>
                <w:noProof/>
                <w:webHidden/>
              </w:rPr>
              <w:tab/>
              <w:delText>4</w:delText>
            </w:r>
          </w:del>
        </w:p>
        <w:p w14:paraId="76CDC3FF" w14:textId="08C97263" w:rsidR="00951139" w:rsidDel="00004F7C" w:rsidRDefault="00951139">
          <w:pPr>
            <w:pStyle w:val="TM1"/>
            <w:tabs>
              <w:tab w:val="left" w:pos="440"/>
              <w:tab w:val="right" w:leader="dot" w:pos="9062"/>
            </w:tabs>
            <w:rPr>
              <w:del w:id="222" w:author="COUTIN Stéphane" w:date="2023-10-19T15:51:00Z"/>
              <w:rFonts w:asciiTheme="minorHAnsi" w:eastAsiaTheme="minorEastAsia" w:hAnsiTheme="minorHAnsi" w:cstheme="minorBidi"/>
              <w:noProof/>
              <w:lang w:eastAsia="fr-FR"/>
            </w:rPr>
          </w:pPr>
          <w:del w:id="223" w:author="COUTIN Stéphane" w:date="2023-10-19T15:51:00Z">
            <w:r w:rsidRPr="00004F7C" w:rsidDel="00004F7C">
              <w:rPr>
                <w:noProof/>
                <w:rPrChange w:id="224" w:author="COUTIN Stéphane" w:date="2023-10-19T15:51:00Z">
                  <w:rPr>
                    <w:rStyle w:val="Lienhypertexte"/>
                    <w:noProof/>
                  </w:rPr>
                </w:rPrChange>
              </w:rPr>
              <w:delText>2</w:delText>
            </w:r>
            <w:r w:rsidDel="00004F7C">
              <w:rPr>
                <w:rFonts w:asciiTheme="minorHAnsi" w:eastAsiaTheme="minorEastAsia" w:hAnsiTheme="minorHAnsi" w:cstheme="minorBidi"/>
                <w:noProof/>
                <w:lang w:eastAsia="fr-FR"/>
              </w:rPr>
              <w:tab/>
            </w:r>
            <w:r w:rsidRPr="00004F7C" w:rsidDel="00004F7C">
              <w:rPr>
                <w:noProof/>
                <w:rPrChange w:id="225" w:author="COUTIN Stéphane" w:date="2023-10-19T15:51:00Z">
                  <w:rPr>
                    <w:rStyle w:val="Lienhypertexte"/>
                    <w:noProof/>
                  </w:rPr>
                </w:rPrChange>
              </w:rPr>
              <w:delText>Installation</w:delText>
            </w:r>
            <w:r w:rsidDel="00004F7C">
              <w:rPr>
                <w:noProof/>
                <w:webHidden/>
              </w:rPr>
              <w:tab/>
              <w:delText>6</w:delText>
            </w:r>
          </w:del>
        </w:p>
        <w:p w14:paraId="4EE4FFC0" w14:textId="6616671F" w:rsidR="00951139" w:rsidDel="00004F7C" w:rsidRDefault="00951139">
          <w:pPr>
            <w:pStyle w:val="TM2"/>
            <w:tabs>
              <w:tab w:val="left" w:pos="850"/>
              <w:tab w:val="right" w:leader="dot" w:pos="9062"/>
            </w:tabs>
            <w:rPr>
              <w:del w:id="226" w:author="COUTIN Stéphane" w:date="2023-10-19T15:51:00Z"/>
              <w:rFonts w:asciiTheme="minorHAnsi" w:eastAsiaTheme="minorEastAsia" w:hAnsiTheme="minorHAnsi" w:cstheme="minorBidi"/>
              <w:noProof/>
              <w:lang w:eastAsia="fr-FR"/>
            </w:rPr>
          </w:pPr>
          <w:del w:id="227" w:author="COUTIN Stéphane" w:date="2023-10-19T15:51:00Z">
            <w:r w:rsidRPr="00004F7C" w:rsidDel="00004F7C">
              <w:rPr>
                <w:noProof/>
                <w:rPrChange w:id="228" w:author="COUTIN Stéphane" w:date="2023-10-19T15:51:00Z">
                  <w:rPr>
                    <w:rStyle w:val="Lienhypertexte"/>
                    <w:noProof/>
                  </w:rPr>
                </w:rPrChange>
              </w:rPr>
              <w:delText>2.1</w:delText>
            </w:r>
            <w:r w:rsidDel="00004F7C">
              <w:rPr>
                <w:rFonts w:asciiTheme="minorHAnsi" w:eastAsiaTheme="minorEastAsia" w:hAnsiTheme="minorHAnsi" w:cstheme="minorBidi"/>
                <w:noProof/>
                <w:lang w:eastAsia="fr-FR"/>
              </w:rPr>
              <w:tab/>
            </w:r>
            <w:r w:rsidRPr="00004F7C" w:rsidDel="00004F7C">
              <w:rPr>
                <w:noProof/>
                <w:rPrChange w:id="229" w:author="COUTIN Stéphane" w:date="2023-10-19T15:51:00Z">
                  <w:rPr>
                    <w:rStyle w:val="Lienhypertexte"/>
                    <w:noProof/>
                  </w:rPr>
                </w:rPrChange>
              </w:rPr>
              <w:delText>Pré requis administratif d’installation</w:delText>
            </w:r>
            <w:r w:rsidDel="00004F7C">
              <w:rPr>
                <w:noProof/>
                <w:webHidden/>
              </w:rPr>
              <w:tab/>
              <w:delText>6</w:delText>
            </w:r>
          </w:del>
        </w:p>
        <w:p w14:paraId="42345B2A" w14:textId="4435315E" w:rsidR="00951139" w:rsidDel="00004F7C" w:rsidRDefault="00951139">
          <w:pPr>
            <w:pStyle w:val="TM2"/>
            <w:tabs>
              <w:tab w:val="left" w:pos="850"/>
              <w:tab w:val="right" w:leader="dot" w:pos="9062"/>
            </w:tabs>
            <w:rPr>
              <w:del w:id="230" w:author="COUTIN Stéphane" w:date="2023-10-19T15:51:00Z"/>
              <w:rFonts w:asciiTheme="minorHAnsi" w:eastAsiaTheme="minorEastAsia" w:hAnsiTheme="minorHAnsi" w:cstheme="minorBidi"/>
              <w:noProof/>
              <w:lang w:eastAsia="fr-FR"/>
            </w:rPr>
          </w:pPr>
          <w:del w:id="231" w:author="COUTIN Stéphane" w:date="2023-10-19T15:51:00Z">
            <w:r w:rsidRPr="00004F7C" w:rsidDel="00004F7C">
              <w:rPr>
                <w:noProof/>
                <w:rPrChange w:id="232" w:author="COUTIN Stéphane" w:date="2023-10-19T15:51:00Z">
                  <w:rPr>
                    <w:rStyle w:val="Lienhypertexte"/>
                    <w:noProof/>
                  </w:rPr>
                </w:rPrChange>
              </w:rPr>
              <w:delText>2.2</w:delText>
            </w:r>
            <w:r w:rsidDel="00004F7C">
              <w:rPr>
                <w:rFonts w:asciiTheme="minorHAnsi" w:eastAsiaTheme="minorEastAsia" w:hAnsiTheme="minorHAnsi" w:cstheme="minorBidi"/>
                <w:noProof/>
                <w:lang w:eastAsia="fr-FR"/>
              </w:rPr>
              <w:tab/>
            </w:r>
            <w:r w:rsidRPr="00004F7C" w:rsidDel="00004F7C">
              <w:rPr>
                <w:noProof/>
                <w:rPrChange w:id="233" w:author="COUTIN Stéphane" w:date="2023-10-19T15:51:00Z">
                  <w:rPr>
                    <w:rStyle w:val="Lienhypertexte"/>
                    <w:noProof/>
                  </w:rPr>
                </w:rPrChange>
              </w:rPr>
              <w:delText>Pré requis technique d'installation</w:delText>
            </w:r>
            <w:r w:rsidDel="00004F7C">
              <w:rPr>
                <w:noProof/>
                <w:webHidden/>
              </w:rPr>
              <w:tab/>
              <w:delText>6</w:delText>
            </w:r>
          </w:del>
        </w:p>
        <w:p w14:paraId="6D9A421B" w14:textId="1F5FC90F" w:rsidR="00951139" w:rsidDel="00004F7C" w:rsidRDefault="00951139">
          <w:pPr>
            <w:pStyle w:val="TM2"/>
            <w:tabs>
              <w:tab w:val="left" w:pos="850"/>
              <w:tab w:val="right" w:leader="dot" w:pos="9062"/>
            </w:tabs>
            <w:rPr>
              <w:del w:id="234" w:author="COUTIN Stéphane" w:date="2023-10-19T15:51:00Z"/>
              <w:rFonts w:asciiTheme="minorHAnsi" w:eastAsiaTheme="minorEastAsia" w:hAnsiTheme="minorHAnsi" w:cstheme="minorBidi"/>
              <w:noProof/>
              <w:lang w:eastAsia="fr-FR"/>
            </w:rPr>
          </w:pPr>
          <w:del w:id="235" w:author="COUTIN Stéphane" w:date="2023-10-19T15:51:00Z">
            <w:r w:rsidRPr="00004F7C" w:rsidDel="00004F7C">
              <w:rPr>
                <w:noProof/>
                <w:rPrChange w:id="236" w:author="COUTIN Stéphane" w:date="2023-10-19T15:51:00Z">
                  <w:rPr>
                    <w:rStyle w:val="Lienhypertexte"/>
                    <w:noProof/>
                  </w:rPr>
                </w:rPrChange>
              </w:rPr>
              <w:delText>2.3</w:delText>
            </w:r>
            <w:r w:rsidDel="00004F7C">
              <w:rPr>
                <w:rFonts w:asciiTheme="minorHAnsi" w:eastAsiaTheme="minorEastAsia" w:hAnsiTheme="minorHAnsi" w:cstheme="minorBidi"/>
                <w:noProof/>
                <w:lang w:eastAsia="fr-FR"/>
              </w:rPr>
              <w:tab/>
            </w:r>
            <w:r w:rsidRPr="00004F7C" w:rsidDel="00004F7C">
              <w:rPr>
                <w:noProof/>
                <w:rPrChange w:id="237" w:author="COUTIN Stéphane" w:date="2023-10-19T15:51:00Z">
                  <w:rPr>
                    <w:rStyle w:val="Lienhypertexte"/>
                    <w:noProof/>
                  </w:rPr>
                </w:rPrChange>
              </w:rPr>
              <w:delText>Mode opératoire de mise à jour de la base DRE</w:delText>
            </w:r>
            <w:r w:rsidDel="00004F7C">
              <w:rPr>
                <w:noProof/>
                <w:webHidden/>
              </w:rPr>
              <w:tab/>
              <w:delText>6</w:delText>
            </w:r>
          </w:del>
        </w:p>
        <w:p w14:paraId="51E6FC92" w14:textId="40EB2848" w:rsidR="00951139" w:rsidDel="00004F7C" w:rsidRDefault="00951139">
          <w:pPr>
            <w:pStyle w:val="TM3"/>
            <w:tabs>
              <w:tab w:val="left" w:pos="1134"/>
              <w:tab w:val="right" w:leader="dot" w:pos="9062"/>
            </w:tabs>
            <w:rPr>
              <w:del w:id="238" w:author="COUTIN Stéphane" w:date="2023-10-19T15:51:00Z"/>
              <w:rFonts w:asciiTheme="minorHAnsi" w:eastAsiaTheme="minorEastAsia" w:hAnsiTheme="minorHAnsi" w:cstheme="minorBidi"/>
              <w:noProof/>
              <w:lang w:eastAsia="fr-FR"/>
            </w:rPr>
          </w:pPr>
          <w:del w:id="239" w:author="COUTIN Stéphane" w:date="2023-10-19T15:51:00Z">
            <w:r w:rsidRPr="00004F7C" w:rsidDel="00004F7C">
              <w:rPr>
                <w:noProof/>
                <w:rPrChange w:id="240" w:author="COUTIN Stéphane" w:date="2023-10-19T15:51:00Z">
                  <w:rPr>
                    <w:rStyle w:val="Lienhypertexte"/>
                    <w:noProof/>
                  </w:rPr>
                </w:rPrChange>
              </w:rPr>
              <w:delText>2.3.1</w:delText>
            </w:r>
            <w:r w:rsidDel="00004F7C">
              <w:rPr>
                <w:rFonts w:asciiTheme="minorHAnsi" w:eastAsiaTheme="minorEastAsia" w:hAnsiTheme="minorHAnsi" w:cstheme="minorBidi"/>
                <w:noProof/>
                <w:lang w:eastAsia="fr-FR"/>
              </w:rPr>
              <w:tab/>
            </w:r>
            <w:r w:rsidRPr="00004F7C" w:rsidDel="00004F7C">
              <w:rPr>
                <w:noProof/>
                <w:rPrChange w:id="241" w:author="COUTIN Stéphane" w:date="2023-10-19T15:51:00Z">
                  <w:rPr>
                    <w:rStyle w:val="Lienhypertexte"/>
                    <w:noProof/>
                  </w:rPr>
                </w:rPrChange>
              </w:rPr>
              <w:delText>Mise à disposition des données</w:delText>
            </w:r>
            <w:r w:rsidDel="00004F7C">
              <w:rPr>
                <w:noProof/>
                <w:webHidden/>
              </w:rPr>
              <w:tab/>
              <w:delText>7</w:delText>
            </w:r>
          </w:del>
        </w:p>
        <w:p w14:paraId="25744322" w14:textId="6B49CFA2" w:rsidR="00951139" w:rsidDel="00004F7C" w:rsidRDefault="00951139">
          <w:pPr>
            <w:pStyle w:val="TM3"/>
            <w:tabs>
              <w:tab w:val="left" w:pos="1134"/>
              <w:tab w:val="right" w:leader="dot" w:pos="9062"/>
            </w:tabs>
            <w:rPr>
              <w:del w:id="242" w:author="COUTIN Stéphane" w:date="2023-10-19T15:51:00Z"/>
              <w:rFonts w:asciiTheme="minorHAnsi" w:eastAsiaTheme="minorEastAsia" w:hAnsiTheme="minorHAnsi" w:cstheme="minorBidi"/>
              <w:noProof/>
              <w:lang w:eastAsia="fr-FR"/>
            </w:rPr>
          </w:pPr>
          <w:del w:id="243" w:author="COUTIN Stéphane" w:date="2023-10-19T15:51:00Z">
            <w:r w:rsidRPr="00004F7C" w:rsidDel="00004F7C">
              <w:rPr>
                <w:noProof/>
                <w:rPrChange w:id="244" w:author="COUTIN Stéphane" w:date="2023-10-19T15:51:00Z">
                  <w:rPr>
                    <w:rStyle w:val="Lienhypertexte"/>
                    <w:noProof/>
                  </w:rPr>
                </w:rPrChange>
              </w:rPr>
              <w:delText>2.3.2</w:delText>
            </w:r>
            <w:r w:rsidDel="00004F7C">
              <w:rPr>
                <w:rFonts w:asciiTheme="minorHAnsi" w:eastAsiaTheme="minorEastAsia" w:hAnsiTheme="minorHAnsi" w:cstheme="minorBidi"/>
                <w:noProof/>
                <w:lang w:eastAsia="fr-FR"/>
              </w:rPr>
              <w:tab/>
            </w:r>
            <w:r w:rsidRPr="00004F7C" w:rsidDel="00004F7C">
              <w:rPr>
                <w:noProof/>
                <w:rPrChange w:id="245" w:author="COUTIN Stéphane" w:date="2023-10-19T15:51:00Z">
                  <w:rPr>
                    <w:rStyle w:val="Lienhypertexte"/>
                    <w:noProof/>
                  </w:rPr>
                </w:rPrChange>
              </w:rPr>
              <w:delText>Création de la base DRE en établissement</w:delText>
            </w:r>
            <w:r w:rsidDel="00004F7C">
              <w:rPr>
                <w:noProof/>
                <w:webHidden/>
              </w:rPr>
              <w:tab/>
              <w:delText>7</w:delText>
            </w:r>
          </w:del>
        </w:p>
        <w:p w14:paraId="78403DE0" w14:textId="33E8A85F" w:rsidR="00951139" w:rsidDel="00004F7C" w:rsidRDefault="00951139">
          <w:pPr>
            <w:pStyle w:val="TM2"/>
            <w:tabs>
              <w:tab w:val="left" w:pos="850"/>
              <w:tab w:val="right" w:leader="dot" w:pos="9062"/>
            </w:tabs>
            <w:rPr>
              <w:del w:id="246" w:author="COUTIN Stéphane" w:date="2023-10-19T15:51:00Z"/>
              <w:rFonts w:asciiTheme="minorHAnsi" w:eastAsiaTheme="minorEastAsia" w:hAnsiTheme="minorHAnsi" w:cstheme="minorBidi"/>
              <w:noProof/>
              <w:lang w:eastAsia="fr-FR"/>
            </w:rPr>
          </w:pPr>
          <w:del w:id="247" w:author="COUTIN Stéphane" w:date="2023-10-19T15:51:00Z">
            <w:r w:rsidRPr="00004F7C" w:rsidDel="00004F7C">
              <w:rPr>
                <w:noProof/>
                <w:rPrChange w:id="248" w:author="COUTIN Stéphane" w:date="2023-10-19T15:51:00Z">
                  <w:rPr>
                    <w:rStyle w:val="Lienhypertexte"/>
                    <w:noProof/>
                  </w:rPr>
                </w:rPrChange>
              </w:rPr>
              <w:delText>2.4</w:delText>
            </w:r>
            <w:r w:rsidDel="00004F7C">
              <w:rPr>
                <w:rFonts w:asciiTheme="minorHAnsi" w:eastAsiaTheme="minorEastAsia" w:hAnsiTheme="minorHAnsi" w:cstheme="minorBidi"/>
                <w:noProof/>
                <w:lang w:eastAsia="fr-FR"/>
              </w:rPr>
              <w:tab/>
            </w:r>
            <w:r w:rsidRPr="00004F7C" w:rsidDel="00004F7C">
              <w:rPr>
                <w:noProof/>
                <w:rPrChange w:id="249" w:author="COUTIN Stéphane" w:date="2023-10-19T15:51:00Z">
                  <w:rPr>
                    <w:rStyle w:val="Lienhypertexte"/>
                    <w:noProof/>
                  </w:rPr>
                </w:rPrChange>
              </w:rPr>
              <w:delText>Personnalisation de DRE</w:delText>
            </w:r>
            <w:r w:rsidDel="00004F7C">
              <w:rPr>
                <w:noProof/>
                <w:webHidden/>
              </w:rPr>
              <w:tab/>
              <w:delText>7</w:delText>
            </w:r>
          </w:del>
        </w:p>
        <w:p w14:paraId="5392A200" w14:textId="2175A989" w:rsidR="00951139" w:rsidDel="00004F7C" w:rsidRDefault="00951139">
          <w:pPr>
            <w:pStyle w:val="TM1"/>
            <w:tabs>
              <w:tab w:val="left" w:pos="440"/>
              <w:tab w:val="right" w:leader="dot" w:pos="9062"/>
            </w:tabs>
            <w:rPr>
              <w:del w:id="250" w:author="COUTIN Stéphane" w:date="2023-10-19T15:51:00Z"/>
              <w:rFonts w:asciiTheme="minorHAnsi" w:eastAsiaTheme="minorEastAsia" w:hAnsiTheme="minorHAnsi" w:cstheme="minorBidi"/>
              <w:noProof/>
              <w:lang w:eastAsia="fr-FR"/>
            </w:rPr>
          </w:pPr>
          <w:del w:id="251" w:author="COUTIN Stéphane" w:date="2023-10-19T15:51:00Z">
            <w:r w:rsidRPr="00004F7C" w:rsidDel="00004F7C">
              <w:rPr>
                <w:noProof/>
                <w:rPrChange w:id="252" w:author="COUTIN Stéphane" w:date="2023-10-19T15:51:00Z">
                  <w:rPr>
                    <w:rStyle w:val="Lienhypertexte"/>
                    <w:noProof/>
                  </w:rPr>
                </w:rPrChange>
              </w:rPr>
              <w:delText>3</w:delText>
            </w:r>
            <w:r w:rsidDel="00004F7C">
              <w:rPr>
                <w:rFonts w:asciiTheme="minorHAnsi" w:eastAsiaTheme="minorEastAsia" w:hAnsiTheme="minorHAnsi" w:cstheme="minorBidi"/>
                <w:noProof/>
                <w:lang w:eastAsia="fr-FR"/>
              </w:rPr>
              <w:tab/>
            </w:r>
            <w:r w:rsidRPr="00004F7C" w:rsidDel="00004F7C">
              <w:rPr>
                <w:noProof/>
                <w:rPrChange w:id="253" w:author="COUTIN Stéphane" w:date="2023-10-19T15:51:00Z">
                  <w:rPr>
                    <w:rStyle w:val="Lienhypertexte"/>
                    <w:noProof/>
                  </w:rPr>
                </w:rPrChange>
              </w:rPr>
              <w:delText>Les données</w:delText>
            </w:r>
            <w:r w:rsidDel="00004F7C">
              <w:rPr>
                <w:noProof/>
                <w:webHidden/>
              </w:rPr>
              <w:tab/>
              <w:delText>9</w:delText>
            </w:r>
          </w:del>
        </w:p>
        <w:p w14:paraId="3B5DBBEF" w14:textId="6657F10B" w:rsidR="00951139" w:rsidDel="00004F7C" w:rsidRDefault="00951139">
          <w:pPr>
            <w:pStyle w:val="TM2"/>
            <w:tabs>
              <w:tab w:val="left" w:pos="850"/>
              <w:tab w:val="right" w:leader="dot" w:pos="9062"/>
            </w:tabs>
            <w:rPr>
              <w:del w:id="254" w:author="COUTIN Stéphane" w:date="2023-10-19T15:51:00Z"/>
              <w:rFonts w:asciiTheme="minorHAnsi" w:eastAsiaTheme="minorEastAsia" w:hAnsiTheme="minorHAnsi" w:cstheme="minorBidi"/>
              <w:noProof/>
              <w:lang w:eastAsia="fr-FR"/>
            </w:rPr>
          </w:pPr>
          <w:del w:id="255" w:author="COUTIN Stéphane" w:date="2023-10-19T15:51:00Z">
            <w:r w:rsidRPr="00004F7C" w:rsidDel="00004F7C">
              <w:rPr>
                <w:noProof/>
                <w:rPrChange w:id="256" w:author="COUTIN Stéphane" w:date="2023-10-19T15:51:00Z">
                  <w:rPr>
                    <w:rStyle w:val="Lienhypertexte"/>
                    <w:noProof/>
                  </w:rPr>
                </w:rPrChange>
              </w:rPr>
              <w:delText>3.1</w:delText>
            </w:r>
            <w:r w:rsidDel="00004F7C">
              <w:rPr>
                <w:rFonts w:asciiTheme="minorHAnsi" w:eastAsiaTheme="minorEastAsia" w:hAnsiTheme="minorHAnsi" w:cstheme="minorBidi"/>
                <w:noProof/>
                <w:lang w:eastAsia="fr-FR"/>
              </w:rPr>
              <w:tab/>
            </w:r>
            <w:r w:rsidRPr="00004F7C" w:rsidDel="00004F7C">
              <w:rPr>
                <w:noProof/>
                <w:rPrChange w:id="257" w:author="COUTIN Stéphane" w:date="2023-10-19T15:51:00Z">
                  <w:rPr>
                    <w:rStyle w:val="Lienhypertexte"/>
                    <w:noProof/>
                  </w:rPr>
                </w:rPrChange>
              </w:rPr>
              <w:delText>Les Bdd constituant DRE</w:delText>
            </w:r>
            <w:r w:rsidDel="00004F7C">
              <w:rPr>
                <w:noProof/>
                <w:webHidden/>
              </w:rPr>
              <w:tab/>
              <w:delText>9</w:delText>
            </w:r>
          </w:del>
        </w:p>
        <w:p w14:paraId="15FF82D0" w14:textId="7A425478" w:rsidR="00951139" w:rsidDel="00004F7C" w:rsidRDefault="00951139">
          <w:pPr>
            <w:pStyle w:val="TM2"/>
            <w:tabs>
              <w:tab w:val="left" w:pos="850"/>
              <w:tab w:val="right" w:leader="dot" w:pos="9062"/>
            </w:tabs>
            <w:rPr>
              <w:del w:id="258" w:author="COUTIN Stéphane" w:date="2023-10-19T15:51:00Z"/>
              <w:rFonts w:asciiTheme="minorHAnsi" w:eastAsiaTheme="minorEastAsia" w:hAnsiTheme="minorHAnsi" w:cstheme="minorBidi"/>
              <w:noProof/>
              <w:lang w:eastAsia="fr-FR"/>
            </w:rPr>
          </w:pPr>
          <w:del w:id="259" w:author="COUTIN Stéphane" w:date="2023-10-19T15:51:00Z">
            <w:r w:rsidRPr="00004F7C" w:rsidDel="00004F7C">
              <w:rPr>
                <w:noProof/>
                <w:rPrChange w:id="260" w:author="COUTIN Stéphane" w:date="2023-10-19T15:51:00Z">
                  <w:rPr>
                    <w:rStyle w:val="Lienhypertexte"/>
                    <w:noProof/>
                  </w:rPr>
                </w:rPrChange>
              </w:rPr>
              <w:delText>3.2</w:delText>
            </w:r>
            <w:r w:rsidDel="00004F7C">
              <w:rPr>
                <w:rFonts w:asciiTheme="minorHAnsi" w:eastAsiaTheme="minorEastAsia" w:hAnsiTheme="minorHAnsi" w:cstheme="minorBidi"/>
                <w:noProof/>
                <w:lang w:eastAsia="fr-FR"/>
              </w:rPr>
              <w:tab/>
            </w:r>
            <w:r w:rsidRPr="00004F7C" w:rsidDel="00004F7C">
              <w:rPr>
                <w:noProof/>
                <w:rPrChange w:id="261" w:author="COUTIN Stéphane" w:date="2023-10-19T15:51:00Z">
                  <w:rPr>
                    <w:rStyle w:val="Lienhypertexte"/>
                    <w:noProof/>
                  </w:rPr>
                </w:rPrChange>
              </w:rPr>
              <w:delText>Modèle de données</w:delText>
            </w:r>
            <w:r w:rsidDel="00004F7C">
              <w:rPr>
                <w:noProof/>
                <w:webHidden/>
              </w:rPr>
              <w:tab/>
              <w:delText>9</w:delText>
            </w:r>
          </w:del>
        </w:p>
        <w:p w14:paraId="064A27E1" w14:textId="0EA6304A" w:rsidR="00951139" w:rsidDel="00004F7C" w:rsidRDefault="00951139">
          <w:pPr>
            <w:pStyle w:val="TM1"/>
            <w:tabs>
              <w:tab w:val="left" w:pos="440"/>
              <w:tab w:val="right" w:leader="dot" w:pos="9062"/>
            </w:tabs>
            <w:rPr>
              <w:del w:id="262" w:author="COUTIN Stéphane" w:date="2023-10-19T15:51:00Z"/>
              <w:rFonts w:asciiTheme="minorHAnsi" w:eastAsiaTheme="minorEastAsia" w:hAnsiTheme="minorHAnsi" w:cstheme="minorBidi"/>
              <w:noProof/>
              <w:lang w:eastAsia="fr-FR"/>
            </w:rPr>
          </w:pPr>
          <w:del w:id="263" w:author="COUTIN Stéphane" w:date="2023-10-19T15:51:00Z">
            <w:r w:rsidRPr="00004F7C" w:rsidDel="00004F7C">
              <w:rPr>
                <w:noProof/>
                <w:rPrChange w:id="264" w:author="COUTIN Stéphane" w:date="2023-10-19T15:51:00Z">
                  <w:rPr>
                    <w:rStyle w:val="Lienhypertexte"/>
                    <w:noProof/>
                  </w:rPr>
                </w:rPrChange>
              </w:rPr>
              <w:delText>4</w:delText>
            </w:r>
            <w:r w:rsidDel="00004F7C">
              <w:rPr>
                <w:rFonts w:asciiTheme="minorHAnsi" w:eastAsiaTheme="minorEastAsia" w:hAnsiTheme="minorHAnsi" w:cstheme="minorBidi"/>
                <w:noProof/>
                <w:lang w:eastAsia="fr-FR"/>
              </w:rPr>
              <w:tab/>
            </w:r>
            <w:r w:rsidRPr="00004F7C" w:rsidDel="00004F7C">
              <w:rPr>
                <w:noProof/>
                <w:rPrChange w:id="265" w:author="COUTIN Stéphane" w:date="2023-10-19T15:51:00Z">
                  <w:rPr>
                    <w:rStyle w:val="Lienhypertexte"/>
                    <w:noProof/>
                  </w:rPr>
                </w:rPrChange>
              </w:rPr>
              <w:delText>Utilisation de DRE</w:delText>
            </w:r>
            <w:r w:rsidDel="00004F7C">
              <w:rPr>
                <w:noProof/>
                <w:webHidden/>
              </w:rPr>
              <w:tab/>
              <w:delText>10</w:delText>
            </w:r>
          </w:del>
        </w:p>
        <w:p w14:paraId="65E88CB2" w14:textId="1935165E" w:rsidR="00951139" w:rsidDel="00004F7C" w:rsidRDefault="00951139">
          <w:pPr>
            <w:pStyle w:val="TM2"/>
            <w:tabs>
              <w:tab w:val="left" w:pos="850"/>
              <w:tab w:val="right" w:leader="dot" w:pos="9062"/>
            </w:tabs>
            <w:rPr>
              <w:del w:id="266" w:author="COUTIN Stéphane" w:date="2023-10-19T15:51:00Z"/>
              <w:rFonts w:asciiTheme="minorHAnsi" w:eastAsiaTheme="minorEastAsia" w:hAnsiTheme="minorHAnsi" w:cstheme="minorBidi"/>
              <w:noProof/>
              <w:lang w:eastAsia="fr-FR"/>
            </w:rPr>
          </w:pPr>
          <w:del w:id="267" w:author="COUTIN Stéphane" w:date="2023-10-19T15:51:00Z">
            <w:r w:rsidRPr="00004F7C" w:rsidDel="00004F7C">
              <w:rPr>
                <w:noProof/>
                <w:rPrChange w:id="268" w:author="COUTIN Stéphane" w:date="2023-10-19T15:51:00Z">
                  <w:rPr>
                    <w:rStyle w:val="Lienhypertexte"/>
                    <w:noProof/>
                  </w:rPr>
                </w:rPrChange>
              </w:rPr>
              <w:delText>4.1</w:delText>
            </w:r>
            <w:r w:rsidDel="00004F7C">
              <w:rPr>
                <w:rFonts w:asciiTheme="minorHAnsi" w:eastAsiaTheme="minorEastAsia" w:hAnsiTheme="minorHAnsi" w:cstheme="minorBidi"/>
                <w:noProof/>
                <w:lang w:eastAsia="fr-FR"/>
              </w:rPr>
              <w:tab/>
            </w:r>
            <w:r w:rsidRPr="00004F7C" w:rsidDel="00004F7C">
              <w:rPr>
                <w:noProof/>
                <w:rPrChange w:id="269" w:author="COUTIN Stéphane" w:date="2023-10-19T15:51:00Z">
                  <w:rPr>
                    <w:rStyle w:val="Lienhypertexte"/>
                    <w:noProof/>
                  </w:rPr>
                </w:rPrChange>
              </w:rPr>
              <w:delText>Usage</w:delText>
            </w:r>
            <w:r w:rsidDel="00004F7C">
              <w:rPr>
                <w:noProof/>
                <w:webHidden/>
              </w:rPr>
              <w:tab/>
              <w:delText>10</w:delText>
            </w:r>
          </w:del>
        </w:p>
        <w:p w14:paraId="256A7E14" w14:textId="38E325BD" w:rsidR="00951139" w:rsidDel="00004F7C" w:rsidRDefault="00951139">
          <w:pPr>
            <w:pStyle w:val="TM2"/>
            <w:tabs>
              <w:tab w:val="left" w:pos="850"/>
              <w:tab w:val="right" w:leader="dot" w:pos="9062"/>
            </w:tabs>
            <w:rPr>
              <w:del w:id="270" w:author="COUTIN Stéphane" w:date="2023-10-19T15:51:00Z"/>
              <w:rFonts w:asciiTheme="minorHAnsi" w:eastAsiaTheme="minorEastAsia" w:hAnsiTheme="minorHAnsi" w:cstheme="minorBidi"/>
              <w:noProof/>
              <w:lang w:eastAsia="fr-FR"/>
            </w:rPr>
          </w:pPr>
          <w:del w:id="271" w:author="COUTIN Stéphane" w:date="2023-10-19T15:51:00Z">
            <w:r w:rsidRPr="00004F7C" w:rsidDel="00004F7C">
              <w:rPr>
                <w:noProof/>
                <w:rPrChange w:id="272" w:author="COUTIN Stéphane" w:date="2023-10-19T15:51:00Z">
                  <w:rPr>
                    <w:rStyle w:val="Lienhypertexte"/>
                    <w:noProof/>
                  </w:rPr>
                </w:rPrChange>
              </w:rPr>
              <w:delText>4.2</w:delText>
            </w:r>
            <w:r w:rsidDel="00004F7C">
              <w:rPr>
                <w:rFonts w:asciiTheme="minorHAnsi" w:eastAsiaTheme="minorEastAsia" w:hAnsiTheme="minorHAnsi" w:cstheme="minorBidi"/>
                <w:noProof/>
                <w:lang w:eastAsia="fr-FR"/>
              </w:rPr>
              <w:tab/>
            </w:r>
            <w:r w:rsidRPr="00004F7C" w:rsidDel="00004F7C">
              <w:rPr>
                <w:noProof/>
                <w:rPrChange w:id="273" w:author="COUTIN Stéphane" w:date="2023-10-19T15:51:00Z">
                  <w:rPr>
                    <w:rStyle w:val="Lienhypertexte"/>
                    <w:noProof/>
                  </w:rPr>
                </w:rPrChange>
              </w:rPr>
              <w:delText>Outils pour accéder aux données</w:delText>
            </w:r>
            <w:r w:rsidDel="00004F7C">
              <w:rPr>
                <w:noProof/>
                <w:webHidden/>
              </w:rPr>
              <w:tab/>
              <w:delText>10</w:delText>
            </w:r>
          </w:del>
        </w:p>
        <w:p w14:paraId="017390F3" w14:textId="281F3B68" w:rsidR="00951139" w:rsidDel="00004F7C" w:rsidRDefault="00951139">
          <w:pPr>
            <w:pStyle w:val="TM2"/>
            <w:tabs>
              <w:tab w:val="left" w:pos="850"/>
              <w:tab w:val="right" w:leader="dot" w:pos="9062"/>
            </w:tabs>
            <w:rPr>
              <w:del w:id="274" w:author="COUTIN Stéphane" w:date="2023-10-19T15:51:00Z"/>
              <w:rFonts w:asciiTheme="minorHAnsi" w:eastAsiaTheme="minorEastAsia" w:hAnsiTheme="minorHAnsi" w:cstheme="minorBidi"/>
              <w:noProof/>
              <w:lang w:eastAsia="fr-FR"/>
            </w:rPr>
          </w:pPr>
          <w:del w:id="275" w:author="COUTIN Stéphane" w:date="2023-10-19T15:51:00Z">
            <w:r w:rsidRPr="00004F7C" w:rsidDel="00004F7C">
              <w:rPr>
                <w:noProof/>
                <w:rPrChange w:id="276" w:author="COUTIN Stéphane" w:date="2023-10-19T15:51:00Z">
                  <w:rPr>
                    <w:rStyle w:val="Lienhypertexte"/>
                    <w:noProof/>
                  </w:rPr>
                </w:rPrChange>
              </w:rPr>
              <w:delText>4.3</w:delText>
            </w:r>
            <w:r w:rsidDel="00004F7C">
              <w:rPr>
                <w:rFonts w:asciiTheme="minorHAnsi" w:eastAsiaTheme="minorEastAsia" w:hAnsiTheme="minorHAnsi" w:cstheme="minorBidi"/>
                <w:noProof/>
                <w:lang w:eastAsia="fr-FR"/>
              </w:rPr>
              <w:tab/>
            </w:r>
            <w:r w:rsidRPr="00004F7C" w:rsidDel="00004F7C">
              <w:rPr>
                <w:noProof/>
                <w:rPrChange w:id="277" w:author="COUTIN Stéphane" w:date="2023-10-19T15:51:00Z">
                  <w:rPr>
                    <w:rStyle w:val="Lienhypertexte"/>
                    <w:noProof/>
                  </w:rPr>
                </w:rPrChange>
              </w:rPr>
              <w:delText>Mise en commun de code et d’outils</w:delText>
            </w:r>
            <w:r w:rsidDel="00004F7C">
              <w:rPr>
                <w:noProof/>
                <w:webHidden/>
              </w:rPr>
              <w:tab/>
              <w:delText>10</w:delText>
            </w:r>
          </w:del>
        </w:p>
        <w:p w14:paraId="498C58EC" w14:textId="0E40E70F" w:rsidR="00951139" w:rsidDel="00004F7C" w:rsidRDefault="00951139">
          <w:pPr>
            <w:pStyle w:val="TM2"/>
            <w:tabs>
              <w:tab w:val="left" w:pos="850"/>
              <w:tab w:val="right" w:leader="dot" w:pos="9062"/>
            </w:tabs>
            <w:rPr>
              <w:del w:id="278" w:author="COUTIN Stéphane" w:date="2023-10-19T15:51:00Z"/>
              <w:rFonts w:asciiTheme="minorHAnsi" w:eastAsiaTheme="minorEastAsia" w:hAnsiTheme="minorHAnsi" w:cstheme="minorBidi"/>
              <w:noProof/>
              <w:lang w:eastAsia="fr-FR"/>
            </w:rPr>
          </w:pPr>
          <w:del w:id="279" w:author="COUTIN Stéphane" w:date="2023-10-19T15:51:00Z">
            <w:r w:rsidRPr="00004F7C" w:rsidDel="00004F7C">
              <w:rPr>
                <w:noProof/>
                <w:rPrChange w:id="280" w:author="COUTIN Stéphane" w:date="2023-10-19T15:51:00Z">
                  <w:rPr>
                    <w:rStyle w:val="Lienhypertexte"/>
                    <w:noProof/>
                  </w:rPr>
                </w:rPrChange>
              </w:rPr>
              <w:delText>4.4</w:delText>
            </w:r>
            <w:r w:rsidDel="00004F7C">
              <w:rPr>
                <w:rFonts w:asciiTheme="minorHAnsi" w:eastAsiaTheme="minorEastAsia" w:hAnsiTheme="minorHAnsi" w:cstheme="minorBidi"/>
                <w:noProof/>
                <w:lang w:eastAsia="fr-FR"/>
              </w:rPr>
              <w:tab/>
            </w:r>
            <w:r w:rsidRPr="00004F7C" w:rsidDel="00004F7C">
              <w:rPr>
                <w:noProof/>
                <w:rPrChange w:id="281" w:author="COUTIN Stéphane" w:date="2023-10-19T15:51:00Z">
                  <w:rPr>
                    <w:rStyle w:val="Lienhypertexte"/>
                    <w:noProof/>
                  </w:rPr>
                </w:rPrChange>
              </w:rPr>
              <w:delText>Utilisation de DRE pour de l'intégration applicative</w:delText>
            </w:r>
            <w:r w:rsidDel="00004F7C">
              <w:rPr>
                <w:noProof/>
                <w:webHidden/>
              </w:rPr>
              <w:tab/>
              <w:delText>10</w:delText>
            </w:r>
          </w:del>
        </w:p>
        <w:p w14:paraId="283C3ABE" w14:textId="3071B7D7" w:rsidR="00951139" w:rsidDel="00004F7C" w:rsidRDefault="00951139">
          <w:pPr>
            <w:pStyle w:val="TM2"/>
            <w:tabs>
              <w:tab w:val="left" w:pos="850"/>
              <w:tab w:val="right" w:leader="dot" w:pos="9062"/>
            </w:tabs>
            <w:rPr>
              <w:del w:id="282" w:author="COUTIN Stéphane" w:date="2023-10-19T15:51:00Z"/>
              <w:rFonts w:asciiTheme="minorHAnsi" w:eastAsiaTheme="minorEastAsia" w:hAnsiTheme="minorHAnsi" w:cstheme="minorBidi"/>
              <w:noProof/>
              <w:lang w:eastAsia="fr-FR"/>
            </w:rPr>
          </w:pPr>
          <w:del w:id="283" w:author="COUTIN Stéphane" w:date="2023-10-19T15:51:00Z">
            <w:r w:rsidRPr="00004F7C" w:rsidDel="00004F7C">
              <w:rPr>
                <w:noProof/>
                <w:rPrChange w:id="284" w:author="COUTIN Stéphane" w:date="2023-10-19T15:51:00Z">
                  <w:rPr>
                    <w:rStyle w:val="Lienhypertexte"/>
                    <w:noProof/>
                  </w:rPr>
                </w:rPrChange>
              </w:rPr>
              <w:delText>4.5</w:delText>
            </w:r>
            <w:r w:rsidDel="00004F7C">
              <w:rPr>
                <w:rFonts w:asciiTheme="minorHAnsi" w:eastAsiaTheme="minorEastAsia" w:hAnsiTheme="minorHAnsi" w:cstheme="minorBidi"/>
                <w:noProof/>
                <w:lang w:eastAsia="fr-FR"/>
              </w:rPr>
              <w:tab/>
            </w:r>
            <w:r w:rsidRPr="00004F7C" w:rsidDel="00004F7C">
              <w:rPr>
                <w:noProof/>
                <w:rPrChange w:id="285" w:author="COUTIN Stéphane" w:date="2023-10-19T15:51:00Z">
                  <w:rPr>
                    <w:rStyle w:val="Lienhypertexte"/>
                    <w:noProof/>
                  </w:rPr>
                </w:rPrChange>
              </w:rPr>
              <w:delText>Support</w:delText>
            </w:r>
            <w:r w:rsidDel="00004F7C">
              <w:rPr>
                <w:noProof/>
                <w:webHidden/>
              </w:rPr>
              <w:tab/>
              <w:delText>11</w:delText>
            </w:r>
          </w:del>
        </w:p>
        <w:p w14:paraId="29A64445" w14:textId="27220B9B" w:rsidR="00951139" w:rsidDel="00004F7C" w:rsidRDefault="00951139">
          <w:pPr>
            <w:pStyle w:val="TM1"/>
            <w:tabs>
              <w:tab w:val="left" w:pos="440"/>
              <w:tab w:val="right" w:leader="dot" w:pos="9062"/>
            </w:tabs>
            <w:rPr>
              <w:del w:id="286" w:author="COUTIN Stéphane" w:date="2023-10-19T15:51:00Z"/>
              <w:rFonts w:asciiTheme="minorHAnsi" w:eastAsiaTheme="minorEastAsia" w:hAnsiTheme="minorHAnsi" w:cstheme="minorBidi"/>
              <w:noProof/>
              <w:lang w:eastAsia="fr-FR"/>
            </w:rPr>
          </w:pPr>
          <w:del w:id="287" w:author="COUTIN Stéphane" w:date="2023-10-19T15:51:00Z">
            <w:r w:rsidRPr="00004F7C" w:rsidDel="00004F7C">
              <w:rPr>
                <w:noProof/>
                <w:rPrChange w:id="288" w:author="COUTIN Stéphane" w:date="2023-10-19T15:51:00Z">
                  <w:rPr>
                    <w:rStyle w:val="Lienhypertexte"/>
                    <w:noProof/>
                  </w:rPr>
                </w:rPrChange>
              </w:rPr>
              <w:delText>5</w:delText>
            </w:r>
            <w:r w:rsidDel="00004F7C">
              <w:rPr>
                <w:rFonts w:asciiTheme="minorHAnsi" w:eastAsiaTheme="minorEastAsia" w:hAnsiTheme="minorHAnsi" w:cstheme="minorBidi"/>
                <w:noProof/>
                <w:lang w:eastAsia="fr-FR"/>
              </w:rPr>
              <w:tab/>
            </w:r>
            <w:r w:rsidRPr="00004F7C" w:rsidDel="00004F7C">
              <w:rPr>
                <w:noProof/>
                <w:rPrChange w:id="289" w:author="COUTIN Stéphane" w:date="2023-10-19T15:51:00Z">
                  <w:rPr>
                    <w:rStyle w:val="Lienhypertexte"/>
                    <w:noProof/>
                  </w:rPr>
                </w:rPrChange>
              </w:rPr>
              <w:delText>Annexes</w:delText>
            </w:r>
            <w:r w:rsidDel="00004F7C">
              <w:rPr>
                <w:noProof/>
                <w:webHidden/>
              </w:rPr>
              <w:tab/>
              <w:delText>12</w:delText>
            </w:r>
          </w:del>
        </w:p>
        <w:p w14:paraId="6A95DC36" w14:textId="463B9DF7" w:rsidR="00951139" w:rsidDel="00004F7C" w:rsidRDefault="00951139">
          <w:pPr>
            <w:pStyle w:val="TM2"/>
            <w:tabs>
              <w:tab w:val="left" w:pos="850"/>
              <w:tab w:val="right" w:leader="dot" w:pos="9062"/>
            </w:tabs>
            <w:rPr>
              <w:del w:id="290" w:author="COUTIN Stéphane" w:date="2023-10-19T15:51:00Z"/>
              <w:rFonts w:asciiTheme="minorHAnsi" w:eastAsiaTheme="minorEastAsia" w:hAnsiTheme="minorHAnsi" w:cstheme="minorBidi"/>
              <w:noProof/>
              <w:lang w:eastAsia="fr-FR"/>
            </w:rPr>
          </w:pPr>
          <w:del w:id="291" w:author="COUTIN Stéphane" w:date="2023-10-19T15:51:00Z">
            <w:r w:rsidRPr="00004F7C" w:rsidDel="00004F7C">
              <w:rPr>
                <w:noProof/>
                <w:rPrChange w:id="292" w:author="COUTIN Stéphane" w:date="2023-10-19T15:51:00Z">
                  <w:rPr>
                    <w:rStyle w:val="Lienhypertexte"/>
                    <w:noProof/>
                  </w:rPr>
                </w:rPrChange>
              </w:rPr>
              <w:delText>5.1</w:delText>
            </w:r>
            <w:r w:rsidDel="00004F7C">
              <w:rPr>
                <w:rFonts w:asciiTheme="minorHAnsi" w:eastAsiaTheme="minorEastAsia" w:hAnsiTheme="minorHAnsi" w:cstheme="minorBidi"/>
                <w:noProof/>
                <w:lang w:eastAsia="fr-FR"/>
              </w:rPr>
              <w:tab/>
            </w:r>
            <w:r w:rsidRPr="00004F7C" w:rsidDel="00004F7C">
              <w:rPr>
                <w:noProof/>
                <w:rPrChange w:id="293" w:author="COUTIN Stéphane" w:date="2023-10-19T15:51:00Z">
                  <w:rPr>
                    <w:rStyle w:val="Lienhypertexte"/>
                    <w:noProof/>
                  </w:rPr>
                </w:rPrChange>
              </w:rPr>
              <w:delText>Liste des documents complémentaires et liens utiles</w:delText>
            </w:r>
            <w:r w:rsidDel="00004F7C">
              <w:rPr>
                <w:noProof/>
                <w:webHidden/>
              </w:rPr>
              <w:tab/>
              <w:delText>12</w:delText>
            </w:r>
          </w:del>
        </w:p>
        <w:p w14:paraId="122DF8F5" w14:textId="62B25629" w:rsidR="00951139" w:rsidDel="00004F7C" w:rsidRDefault="00951139">
          <w:pPr>
            <w:pStyle w:val="TM2"/>
            <w:tabs>
              <w:tab w:val="left" w:pos="850"/>
              <w:tab w:val="right" w:leader="dot" w:pos="9062"/>
            </w:tabs>
            <w:rPr>
              <w:del w:id="294" w:author="COUTIN Stéphane" w:date="2023-10-19T15:51:00Z"/>
              <w:rFonts w:asciiTheme="minorHAnsi" w:eastAsiaTheme="minorEastAsia" w:hAnsiTheme="minorHAnsi" w:cstheme="minorBidi"/>
              <w:noProof/>
              <w:lang w:eastAsia="fr-FR"/>
            </w:rPr>
          </w:pPr>
          <w:del w:id="295" w:author="COUTIN Stéphane" w:date="2023-10-19T15:51:00Z">
            <w:r w:rsidRPr="00004F7C" w:rsidDel="00004F7C">
              <w:rPr>
                <w:noProof/>
                <w:rPrChange w:id="296" w:author="COUTIN Stéphane" w:date="2023-10-19T15:51:00Z">
                  <w:rPr>
                    <w:rStyle w:val="Lienhypertexte"/>
                    <w:noProof/>
                  </w:rPr>
                </w:rPrChange>
              </w:rPr>
              <w:delText>5.2</w:delText>
            </w:r>
            <w:r w:rsidDel="00004F7C">
              <w:rPr>
                <w:rFonts w:asciiTheme="minorHAnsi" w:eastAsiaTheme="minorEastAsia" w:hAnsiTheme="minorHAnsi" w:cstheme="minorBidi"/>
                <w:noProof/>
                <w:lang w:eastAsia="fr-FR"/>
              </w:rPr>
              <w:tab/>
            </w:r>
            <w:r w:rsidRPr="00004F7C" w:rsidDel="00004F7C">
              <w:rPr>
                <w:noProof/>
                <w:rPrChange w:id="297" w:author="COUTIN Stéphane" w:date="2023-10-19T15:51:00Z">
                  <w:rPr>
                    <w:rStyle w:val="Lienhypertexte"/>
                    <w:noProof/>
                  </w:rPr>
                </w:rPrChange>
              </w:rPr>
              <w:delText>Script de création de DRE en établissement</w:delText>
            </w:r>
            <w:r w:rsidDel="00004F7C">
              <w:rPr>
                <w:noProof/>
                <w:webHidden/>
              </w:rPr>
              <w:tab/>
              <w:delText>12</w:delText>
            </w:r>
          </w:del>
        </w:p>
        <w:p w14:paraId="08B493B8" w14:textId="0071B23C" w:rsidR="00951139" w:rsidDel="00004F7C" w:rsidRDefault="00951139">
          <w:pPr>
            <w:pStyle w:val="TM3"/>
            <w:tabs>
              <w:tab w:val="left" w:pos="1134"/>
              <w:tab w:val="right" w:leader="dot" w:pos="9062"/>
            </w:tabs>
            <w:rPr>
              <w:del w:id="298" w:author="COUTIN Stéphane" w:date="2023-10-19T15:51:00Z"/>
              <w:rFonts w:asciiTheme="minorHAnsi" w:eastAsiaTheme="minorEastAsia" w:hAnsiTheme="minorHAnsi" w:cstheme="minorBidi"/>
              <w:noProof/>
              <w:lang w:eastAsia="fr-FR"/>
            </w:rPr>
          </w:pPr>
          <w:del w:id="299" w:author="COUTIN Stéphane" w:date="2023-10-19T15:51:00Z">
            <w:r w:rsidRPr="00004F7C" w:rsidDel="00004F7C">
              <w:rPr>
                <w:noProof/>
                <w:rPrChange w:id="300" w:author="COUTIN Stéphane" w:date="2023-10-19T15:51:00Z">
                  <w:rPr>
                    <w:rStyle w:val="Lienhypertexte"/>
                    <w:noProof/>
                  </w:rPr>
                </w:rPrChange>
              </w:rPr>
              <w:delText>5.2.1</w:delText>
            </w:r>
            <w:r w:rsidDel="00004F7C">
              <w:rPr>
                <w:rFonts w:asciiTheme="minorHAnsi" w:eastAsiaTheme="minorEastAsia" w:hAnsiTheme="minorHAnsi" w:cstheme="minorBidi"/>
                <w:noProof/>
                <w:lang w:eastAsia="fr-FR"/>
              </w:rPr>
              <w:tab/>
            </w:r>
            <w:r w:rsidRPr="00004F7C" w:rsidDel="00004F7C">
              <w:rPr>
                <w:noProof/>
                <w:rPrChange w:id="301" w:author="COUTIN Stéphane" w:date="2023-10-19T15:51:00Z">
                  <w:rPr>
                    <w:rStyle w:val="Lienhypertexte"/>
                    <w:noProof/>
                  </w:rPr>
                </w:rPrChange>
              </w:rPr>
              <w:delText>Téléchargement des fichiers</w:delText>
            </w:r>
            <w:r w:rsidDel="00004F7C">
              <w:rPr>
                <w:noProof/>
                <w:webHidden/>
              </w:rPr>
              <w:tab/>
              <w:delText>12</w:delText>
            </w:r>
          </w:del>
        </w:p>
        <w:p w14:paraId="12939C9D" w14:textId="1602ED84" w:rsidR="00951139" w:rsidDel="00004F7C" w:rsidRDefault="00951139">
          <w:pPr>
            <w:pStyle w:val="TM3"/>
            <w:tabs>
              <w:tab w:val="left" w:pos="1134"/>
              <w:tab w:val="right" w:leader="dot" w:pos="9062"/>
            </w:tabs>
            <w:rPr>
              <w:del w:id="302" w:author="COUTIN Stéphane" w:date="2023-10-19T15:51:00Z"/>
              <w:rFonts w:asciiTheme="minorHAnsi" w:eastAsiaTheme="minorEastAsia" w:hAnsiTheme="minorHAnsi" w:cstheme="minorBidi"/>
              <w:noProof/>
              <w:lang w:eastAsia="fr-FR"/>
            </w:rPr>
          </w:pPr>
          <w:del w:id="303" w:author="COUTIN Stéphane" w:date="2023-10-19T15:51:00Z">
            <w:r w:rsidRPr="00004F7C" w:rsidDel="00004F7C">
              <w:rPr>
                <w:noProof/>
                <w:rPrChange w:id="304" w:author="COUTIN Stéphane" w:date="2023-10-19T15:51:00Z">
                  <w:rPr>
                    <w:rStyle w:val="Lienhypertexte"/>
                    <w:noProof/>
                  </w:rPr>
                </w:rPrChange>
              </w:rPr>
              <w:delText>5.2.2</w:delText>
            </w:r>
            <w:r w:rsidDel="00004F7C">
              <w:rPr>
                <w:rFonts w:asciiTheme="minorHAnsi" w:eastAsiaTheme="minorEastAsia" w:hAnsiTheme="minorHAnsi" w:cstheme="minorBidi"/>
                <w:noProof/>
                <w:lang w:eastAsia="fr-FR"/>
              </w:rPr>
              <w:tab/>
            </w:r>
            <w:r w:rsidRPr="00004F7C" w:rsidDel="00004F7C">
              <w:rPr>
                <w:noProof/>
                <w:rPrChange w:id="305" w:author="COUTIN Stéphane" w:date="2023-10-19T15:51:00Z">
                  <w:rPr>
                    <w:rStyle w:val="Lienhypertexte"/>
                    <w:noProof/>
                  </w:rPr>
                </w:rPrChange>
              </w:rPr>
              <w:delText>Principes du script</w:delText>
            </w:r>
            <w:r w:rsidDel="00004F7C">
              <w:rPr>
                <w:noProof/>
                <w:webHidden/>
              </w:rPr>
              <w:tab/>
              <w:delText>12</w:delText>
            </w:r>
          </w:del>
        </w:p>
        <w:p w14:paraId="43EBF14D" w14:textId="239AF814" w:rsidR="00951139" w:rsidDel="00004F7C" w:rsidRDefault="00951139">
          <w:pPr>
            <w:pStyle w:val="TM3"/>
            <w:tabs>
              <w:tab w:val="left" w:pos="1134"/>
              <w:tab w:val="right" w:leader="dot" w:pos="9062"/>
            </w:tabs>
            <w:rPr>
              <w:del w:id="306" w:author="COUTIN Stéphane" w:date="2023-10-19T15:51:00Z"/>
              <w:rFonts w:asciiTheme="minorHAnsi" w:eastAsiaTheme="minorEastAsia" w:hAnsiTheme="minorHAnsi" w:cstheme="minorBidi"/>
              <w:noProof/>
              <w:lang w:eastAsia="fr-FR"/>
            </w:rPr>
          </w:pPr>
          <w:del w:id="307" w:author="COUTIN Stéphane" w:date="2023-10-19T15:51:00Z">
            <w:r w:rsidRPr="00004F7C" w:rsidDel="00004F7C">
              <w:rPr>
                <w:noProof/>
                <w:rPrChange w:id="308" w:author="COUTIN Stéphane" w:date="2023-10-19T15:51:00Z">
                  <w:rPr>
                    <w:rStyle w:val="Lienhypertexte"/>
                    <w:noProof/>
                  </w:rPr>
                </w:rPrChange>
              </w:rPr>
              <w:delText>5.2.3</w:delText>
            </w:r>
            <w:r w:rsidDel="00004F7C">
              <w:rPr>
                <w:rFonts w:asciiTheme="minorHAnsi" w:eastAsiaTheme="minorEastAsia" w:hAnsiTheme="minorHAnsi" w:cstheme="minorBidi"/>
                <w:noProof/>
                <w:lang w:eastAsia="fr-FR"/>
              </w:rPr>
              <w:tab/>
            </w:r>
            <w:r w:rsidRPr="00004F7C" w:rsidDel="00004F7C">
              <w:rPr>
                <w:noProof/>
                <w:rPrChange w:id="309" w:author="COUTIN Stéphane" w:date="2023-10-19T15:51:00Z">
                  <w:rPr>
                    <w:rStyle w:val="Lienhypertexte"/>
                    <w:noProof/>
                  </w:rPr>
                </w:rPrChange>
              </w:rPr>
              <w:delText>Exemple de script</w:delText>
            </w:r>
            <w:r w:rsidDel="00004F7C">
              <w:rPr>
                <w:noProof/>
                <w:webHidden/>
              </w:rPr>
              <w:tab/>
              <w:delText>14</w:delText>
            </w:r>
          </w:del>
        </w:p>
        <w:p w14:paraId="4D94EEA3" w14:textId="6AFC6962" w:rsidR="00951139" w:rsidDel="00004F7C" w:rsidRDefault="00951139">
          <w:pPr>
            <w:pStyle w:val="TM2"/>
            <w:tabs>
              <w:tab w:val="left" w:pos="850"/>
              <w:tab w:val="right" w:leader="dot" w:pos="9062"/>
            </w:tabs>
            <w:rPr>
              <w:del w:id="310" w:author="COUTIN Stéphane" w:date="2023-10-19T15:51:00Z"/>
              <w:rFonts w:asciiTheme="minorHAnsi" w:eastAsiaTheme="minorEastAsia" w:hAnsiTheme="minorHAnsi" w:cstheme="minorBidi"/>
              <w:noProof/>
              <w:lang w:eastAsia="fr-FR"/>
            </w:rPr>
          </w:pPr>
          <w:del w:id="311" w:author="COUTIN Stéphane" w:date="2023-10-19T15:51:00Z">
            <w:r w:rsidRPr="00004F7C" w:rsidDel="00004F7C">
              <w:rPr>
                <w:noProof/>
                <w:rPrChange w:id="312" w:author="COUTIN Stéphane" w:date="2023-10-19T15:51:00Z">
                  <w:rPr>
                    <w:rStyle w:val="Lienhypertexte"/>
                    <w:noProof/>
                  </w:rPr>
                </w:rPrChange>
              </w:rPr>
              <w:delText>5.3</w:delText>
            </w:r>
            <w:r w:rsidDel="00004F7C">
              <w:rPr>
                <w:rFonts w:asciiTheme="minorHAnsi" w:eastAsiaTheme="minorEastAsia" w:hAnsiTheme="minorHAnsi" w:cstheme="minorBidi"/>
                <w:noProof/>
                <w:lang w:eastAsia="fr-FR"/>
              </w:rPr>
              <w:tab/>
            </w:r>
            <w:r w:rsidRPr="00004F7C" w:rsidDel="00004F7C">
              <w:rPr>
                <w:noProof/>
                <w:rPrChange w:id="313" w:author="COUTIN Stéphane" w:date="2023-10-19T15:51:00Z">
                  <w:rPr>
                    <w:rStyle w:val="Lienhypertexte"/>
                    <w:noProof/>
                  </w:rPr>
                </w:rPrChange>
              </w:rPr>
              <w:delText>Modèle de données ‘métier’</w:delText>
            </w:r>
            <w:r w:rsidDel="00004F7C">
              <w:rPr>
                <w:noProof/>
                <w:webHidden/>
              </w:rPr>
              <w:tab/>
              <w:delText>17</w:delText>
            </w:r>
          </w:del>
        </w:p>
        <w:p w14:paraId="6593D0FC" w14:textId="4ECBBFE2" w:rsidR="00951139" w:rsidDel="00004F7C" w:rsidRDefault="00951139">
          <w:pPr>
            <w:pStyle w:val="TM3"/>
            <w:tabs>
              <w:tab w:val="left" w:pos="1134"/>
              <w:tab w:val="right" w:leader="dot" w:pos="9062"/>
            </w:tabs>
            <w:rPr>
              <w:del w:id="314" w:author="COUTIN Stéphane" w:date="2023-10-19T15:51:00Z"/>
              <w:rFonts w:asciiTheme="minorHAnsi" w:eastAsiaTheme="minorEastAsia" w:hAnsiTheme="minorHAnsi" w:cstheme="minorBidi"/>
              <w:noProof/>
              <w:lang w:eastAsia="fr-FR"/>
            </w:rPr>
          </w:pPr>
          <w:del w:id="315" w:author="COUTIN Stéphane" w:date="2023-10-19T15:51:00Z">
            <w:r w:rsidRPr="00004F7C" w:rsidDel="00004F7C">
              <w:rPr>
                <w:noProof/>
                <w:rPrChange w:id="316" w:author="COUTIN Stéphane" w:date="2023-10-19T15:51:00Z">
                  <w:rPr>
                    <w:rStyle w:val="Lienhypertexte"/>
                    <w:noProof/>
                  </w:rPr>
                </w:rPrChange>
              </w:rPr>
              <w:delText>5.3.1</w:delText>
            </w:r>
            <w:r w:rsidDel="00004F7C">
              <w:rPr>
                <w:rFonts w:asciiTheme="minorHAnsi" w:eastAsiaTheme="minorEastAsia" w:hAnsiTheme="minorHAnsi" w:cstheme="minorBidi"/>
                <w:noProof/>
                <w:lang w:eastAsia="fr-FR"/>
              </w:rPr>
              <w:tab/>
            </w:r>
            <w:r w:rsidRPr="00004F7C" w:rsidDel="00004F7C">
              <w:rPr>
                <w:noProof/>
                <w:rPrChange w:id="317" w:author="COUTIN Stéphane" w:date="2023-10-19T15:51:00Z">
                  <w:rPr>
                    <w:rStyle w:val="Lienhypertexte"/>
                    <w:noProof/>
                  </w:rPr>
                </w:rPrChange>
              </w:rPr>
              <w:delText>Liste des entités</w:delText>
            </w:r>
            <w:r w:rsidDel="00004F7C">
              <w:rPr>
                <w:noProof/>
                <w:webHidden/>
              </w:rPr>
              <w:tab/>
              <w:delText>17</w:delText>
            </w:r>
          </w:del>
        </w:p>
        <w:p w14:paraId="72C5315B" w14:textId="64BD3839" w:rsidR="00951139" w:rsidDel="00004F7C" w:rsidRDefault="00951139">
          <w:pPr>
            <w:pStyle w:val="TM3"/>
            <w:tabs>
              <w:tab w:val="left" w:pos="1134"/>
              <w:tab w:val="right" w:leader="dot" w:pos="9062"/>
            </w:tabs>
            <w:rPr>
              <w:del w:id="318" w:author="COUTIN Stéphane" w:date="2023-10-19T15:51:00Z"/>
              <w:rFonts w:asciiTheme="minorHAnsi" w:eastAsiaTheme="minorEastAsia" w:hAnsiTheme="minorHAnsi" w:cstheme="minorBidi"/>
              <w:noProof/>
              <w:lang w:eastAsia="fr-FR"/>
            </w:rPr>
          </w:pPr>
          <w:del w:id="319" w:author="COUTIN Stéphane" w:date="2023-10-19T15:51:00Z">
            <w:r w:rsidRPr="00004F7C" w:rsidDel="00004F7C">
              <w:rPr>
                <w:noProof/>
                <w:rPrChange w:id="320" w:author="COUTIN Stéphane" w:date="2023-10-19T15:51:00Z">
                  <w:rPr>
                    <w:rStyle w:val="Lienhypertexte"/>
                    <w:noProof/>
                  </w:rPr>
                </w:rPrChange>
              </w:rPr>
              <w:delText>5.3.2</w:delText>
            </w:r>
            <w:r w:rsidDel="00004F7C">
              <w:rPr>
                <w:rFonts w:asciiTheme="minorHAnsi" w:eastAsiaTheme="minorEastAsia" w:hAnsiTheme="minorHAnsi" w:cstheme="minorBidi"/>
                <w:noProof/>
                <w:lang w:eastAsia="fr-FR"/>
              </w:rPr>
              <w:tab/>
            </w:r>
            <w:r w:rsidRPr="00004F7C" w:rsidDel="00004F7C">
              <w:rPr>
                <w:noProof/>
                <w:rPrChange w:id="321" w:author="COUTIN Stéphane" w:date="2023-10-19T15:51:00Z">
                  <w:rPr>
                    <w:rStyle w:val="Lienhypertexte"/>
                    <w:noProof/>
                  </w:rPr>
                </w:rPrChange>
              </w:rPr>
              <w:delText>Diagrammes de classe par domaine</w:delText>
            </w:r>
            <w:r w:rsidDel="00004F7C">
              <w:rPr>
                <w:noProof/>
                <w:webHidden/>
              </w:rPr>
              <w:tab/>
              <w:delText>23</w:delText>
            </w:r>
          </w:del>
        </w:p>
        <w:p w14:paraId="120359C9" w14:textId="55958460" w:rsidR="00951139" w:rsidDel="00004F7C" w:rsidRDefault="00951139">
          <w:pPr>
            <w:pStyle w:val="TM2"/>
            <w:tabs>
              <w:tab w:val="left" w:pos="850"/>
              <w:tab w:val="right" w:leader="dot" w:pos="9062"/>
            </w:tabs>
            <w:rPr>
              <w:del w:id="322" w:author="COUTIN Stéphane" w:date="2023-10-19T15:51:00Z"/>
              <w:rFonts w:asciiTheme="minorHAnsi" w:eastAsiaTheme="minorEastAsia" w:hAnsiTheme="minorHAnsi" w:cstheme="minorBidi"/>
              <w:noProof/>
              <w:lang w:eastAsia="fr-FR"/>
            </w:rPr>
          </w:pPr>
          <w:del w:id="323" w:author="COUTIN Stéphane" w:date="2023-10-19T15:51:00Z">
            <w:r w:rsidRPr="00004F7C" w:rsidDel="00004F7C">
              <w:rPr>
                <w:noProof/>
                <w:rPrChange w:id="324" w:author="COUTIN Stéphane" w:date="2023-10-19T15:51:00Z">
                  <w:rPr>
                    <w:rStyle w:val="Lienhypertexte"/>
                    <w:noProof/>
                  </w:rPr>
                </w:rPrChange>
              </w:rPr>
              <w:delText>5.4</w:delText>
            </w:r>
            <w:r w:rsidDel="00004F7C">
              <w:rPr>
                <w:rFonts w:asciiTheme="minorHAnsi" w:eastAsiaTheme="minorEastAsia" w:hAnsiTheme="minorHAnsi" w:cstheme="minorBidi"/>
                <w:noProof/>
                <w:lang w:eastAsia="fr-FR"/>
              </w:rPr>
              <w:tab/>
            </w:r>
            <w:r w:rsidRPr="00004F7C" w:rsidDel="00004F7C">
              <w:rPr>
                <w:noProof/>
                <w:rPrChange w:id="325" w:author="COUTIN Stéphane" w:date="2023-10-19T15:51:00Z">
                  <w:rPr>
                    <w:rStyle w:val="Lienhypertexte"/>
                    <w:noProof/>
                  </w:rPr>
                </w:rPrChange>
              </w:rPr>
              <w:delText>Modèle physique des données</w:delText>
            </w:r>
            <w:r w:rsidDel="00004F7C">
              <w:rPr>
                <w:noProof/>
                <w:webHidden/>
              </w:rPr>
              <w:tab/>
              <w:delText>29</w:delText>
            </w:r>
          </w:del>
        </w:p>
        <w:p w14:paraId="259832E3" w14:textId="7D04535C" w:rsidR="00951139" w:rsidDel="00004F7C" w:rsidRDefault="00951139">
          <w:pPr>
            <w:pStyle w:val="TM3"/>
            <w:tabs>
              <w:tab w:val="left" w:pos="1134"/>
              <w:tab w:val="right" w:leader="dot" w:pos="9062"/>
            </w:tabs>
            <w:rPr>
              <w:del w:id="326" w:author="COUTIN Stéphane" w:date="2023-10-19T15:51:00Z"/>
              <w:rFonts w:asciiTheme="minorHAnsi" w:eastAsiaTheme="minorEastAsia" w:hAnsiTheme="minorHAnsi" w:cstheme="minorBidi"/>
              <w:noProof/>
              <w:lang w:eastAsia="fr-FR"/>
            </w:rPr>
          </w:pPr>
          <w:del w:id="327" w:author="COUTIN Stéphane" w:date="2023-10-19T15:51:00Z">
            <w:r w:rsidRPr="00004F7C" w:rsidDel="00004F7C">
              <w:rPr>
                <w:noProof/>
                <w:rPrChange w:id="328" w:author="COUTIN Stéphane" w:date="2023-10-19T15:51:00Z">
                  <w:rPr>
                    <w:rStyle w:val="Lienhypertexte"/>
                    <w:noProof/>
                  </w:rPr>
                </w:rPrChange>
              </w:rPr>
              <w:delText>5.4.1</w:delText>
            </w:r>
            <w:r w:rsidDel="00004F7C">
              <w:rPr>
                <w:rFonts w:asciiTheme="minorHAnsi" w:eastAsiaTheme="minorEastAsia" w:hAnsiTheme="minorHAnsi" w:cstheme="minorBidi"/>
                <w:noProof/>
                <w:lang w:eastAsia="fr-FR"/>
              </w:rPr>
              <w:tab/>
            </w:r>
            <w:r w:rsidRPr="00004F7C" w:rsidDel="00004F7C">
              <w:rPr>
                <w:noProof/>
                <w:rPrChange w:id="329" w:author="COUTIN Stéphane" w:date="2023-10-19T15:51:00Z">
                  <w:rPr>
                    <w:rStyle w:val="Lienhypertexte"/>
                    <w:noProof/>
                  </w:rPr>
                </w:rPrChange>
              </w:rPr>
              <w:delText>Le dictionnaire des données</w:delText>
            </w:r>
            <w:r w:rsidDel="00004F7C">
              <w:rPr>
                <w:noProof/>
                <w:webHidden/>
              </w:rPr>
              <w:tab/>
              <w:delText>29</w:delText>
            </w:r>
          </w:del>
        </w:p>
        <w:p w14:paraId="5AE4F126" w14:textId="3AB51F08" w:rsidR="00951139" w:rsidDel="00004F7C" w:rsidRDefault="00951139">
          <w:pPr>
            <w:pStyle w:val="TM3"/>
            <w:tabs>
              <w:tab w:val="left" w:pos="1134"/>
              <w:tab w:val="right" w:leader="dot" w:pos="9062"/>
            </w:tabs>
            <w:rPr>
              <w:del w:id="330" w:author="COUTIN Stéphane" w:date="2023-10-19T15:51:00Z"/>
              <w:rFonts w:asciiTheme="minorHAnsi" w:eastAsiaTheme="minorEastAsia" w:hAnsiTheme="minorHAnsi" w:cstheme="minorBidi"/>
              <w:noProof/>
              <w:lang w:eastAsia="fr-FR"/>
            </w:rPr>
          </w:pPr>
          <w:del w:id="331" w:author="COUTIN Stéphane" w:date="2023-10-19T15:51:00Z">
            <w:r w:rsidRPr="00004F7C" w:rsidDel="00004F7C">
              <w:rPr>
                <w:noProof/>
                <w:rPrChange w:id="332" w:author="COUTIN Stéphane" w:date="2023-10-19T15:51:00Z">
                  <w:rPr>
                    <w:rStyle w:val="Lienhypertexte"/>
                    <w:noProof/>
                  </w:rPr>
                </w:rPrChange>
              </w:rPr>
              <w:delText>5.4.2</w:delText>
            </w:r>
            <w:r w:rsidDel="00004F7C">
              <w:rPr>
                <w:rFonts w:asciiTheme="minorHAnsi" w:eastAsiaTheme="minorEastAsia" w:hAnsiTheme="minorHAnsi" w:cstheme="minorBidi"/>
                <w:noProof/>
                <w:lang w:eastAsia="fr-FR"/>
              </w:rPr>
              <w:tab/>
            </w:r>
            <w:r w:rsidRPr="00004F7C" w:rsidDel="00004F7C">
              <w:rPr>
                <w:noProof/>
                <w:rPrChange w:id="333" w:author="COUTIN Stéphane" w:date="2023-10-19T15:51:00Z">
                  <w:rPr>
                    <w:rStyle w:val="Lienhypertexte"/>
                    <w:noProof/>
                  </w:rPr>
                </w:rPrChange>
              </w:rPr>
              <w:delText>Extraction de la documentation embarquée</w:delText>
            </w:r>
            <w:r w:rsidDel="00004F7C">
              <w:rPr>
                <w:noProof/>
                <w:webHidden/>
              </w:rPr>
              <w:tab/>
              <w:delText>29</w:delText>
            </w:r>
          </w:del>
        </w:p>
        <w:p w14:paraId="1C0431F9" w14:textId="08D9F752" w:rsidR="00951139" w:rsidDel="00004F7C" w:rsidRDefault="00951139">
          <w:pPr>
            <w:pStyle w:val="TM2"/>
            <w:tabs>
              <w:tab w:val="left" w:pos="850"/>
              <w:tab w:val="right" w:leader="dot" w:pos="9062"/>
            </w:tabs>
            <w:rPr>
              <w:del w:id="334" w:author="COUTIN Stéphane" w:date="2023-10-19T15:51:00Z"/>
              <w:rFonts w:asciiTheme="minorHAnsi" w:eastAsiaTheme="minorEastAsia" w:hAnsiTheme="minorHAnsi" w:cstheme="minorBidi"/>
              <w:noProof/>
              <w:lang w:eastAsia="fr-FR"/>
            </w:rPr>
          </w:pPr>
          <w:del w:id="335" w:author="COUTIN Stéphane" w:date="2023-10-19T15:51:00Z">
            <w:r w:rsidRPr="00004F7C" w:rsidDel="00004F7C">
              <w:rPr>
                <w:noProof/>
                <w:rPrChange w:id="336" w:author="COUTIN Stéphane" w:date="2023-10-19T15:51:00Z">
                  <w:rPr>
                    <w:rStyle w:val="Lienhypertexte"/>
                    <w:noProof/>
                    <w:lang w:val="en-GB"/>
                  </w:rPr>
                </w:rPrChange>
              </w:rPr>
              <w:delText>5.5</w:delText>
            </w:r>
            <w:r w:rsidDel="00004F7C">
              <w:rPr>
                <w:rFonts w:asciiTheme="minorHAnsi" w:eastAsiaTheme="minorEastAsia" w:hAnsiTheme="minorHAnsi" w:cstheme="minorBidi"/>
                <w:noProof/>
                <w:lang w:eastAsia="fr-FR"/>
              </w:rPr>
              <w:tab/>
            </w:r>
            <w:r w:rsidRPr="00004F7C" w:rsidDel="00004F7C">
              <w:rPr>
                <w:noProof/>
                <w:rPrChange w:id="337" w:author="COUTIN Stéphane" w:date="2023-10-19T15:51:00Z">
                  <w:rPr>
                    <w:rStyle w:val="Lienhypertexte"/>
                    <w:noProof/>
                    <w:lang w:val="en-GB"/>
                  </w:rPr>
                </w:rPrChange>
              </w:rPr>
              <w:delText>Conseils pour l’écriture de requêtes</w:delText>
            </w:r>
            <w:r w:rsidDel="00004F7C">
              <w:rPr>
                <w:noProof/>
                <w:webHidden/>
              </w:rPr>
              <w:tab/>
              <w:delText>30</w:delText>
            </w:r>
          </w:del>
        </w:p>
        <w:p w14:paraId="12C125E9" w14:textId="592186C3" w:rsidR="00FB4893" w:rsidRDefault="00FB4893">
          <w:r>
            <w:rPr>
              <w:b/>
              <w:bCs/>
            </w:rPr>
            <w:fldChar w:fldCharType="end"/>
          </w:r>
        </w:p>
      </w:sdtContent>
    </w:sdt>
    <w:p w14:paraId="227F5D01" w14:textId="77777777" w:rsidR="0014285C" w:rsidRDefault="0014285C"/>
    <w:p w14:paraId="0B1FB068" w14:textId="77777777" w:rsidR="0014285C" w:rsidRDefault="00121991">
      <w:pPr>
        <w:rPr>
          <w:b/>
          <w:u w:val="single"/>
        </w:rPr>
      </w:pPr>
      <w:r>
        <w:rPr>
          <w:b/>
          <w:u w:val="single"/>
        </w:rPr>
        <w:t>Suivi des modifications du document :</w:t>
      </w:r>
    </w:p>
    <w:tbl>
      <w:tblPr>
        <w:tblStyle w:val="Grilledutableau"/>
        <w:tblW w:w="0" w:type="auto"/>
        <w:tblLook w:val="04A0" w:firstRow="1" w:lastRow="0" w:firstColumn="1" w:lastColumn="0" w:noHBand="0" w:noVBand="1"/>
      </w:tblPr>
      <w:tblGrid>
        <w:gridCol w:w="2263"/>
        <w:gridCol w:w="2127"/>
        <w:gridCol w:w="4672"/>
      </w:tblGrid>
      <w:tr w:rsidR="0014285C" w14:paraId="0DC50704" w14:textId="77777777">
        <w:tc>
          <w:tcPr>
            <w:tcW w:w="2263" w:type="dxa"/>
            <w:shd w:val="clear" w:color="auto" w:fill="A6A6A6" w:themeFill="background1" w:themeFillShade="A6"/>
          </w:tcPr>
          <w:p w14:paraId="59BF2C5E" w14:textId="77777777" w:rsidR="0014285C" w:rsidRDefault="00121991">
            <w:pPr>
              <w:jc w:val="center"/>
              <w:rPr>
                <w:b/>
              </w:rPr>
            </w:pPr>
            <w:r>
              <w:rPr>
                <w:b/>
              </w:rPr>
              <w:t>Version de Pégase (*)</w:t>
            </w:r>
          </w:p>
        </w:tc>
        <w:tc>
          <w:tcPr>
            <w:tcW w:w="2127" w:type="dxa"/>
            <w:shd w:val="clear" w:color="auto" w:fill="A6A6A6" w:themeFill="background1" w:themeFillShade="A6"/>
          </w:tcPr>
          <w:p w14:paraId="161600E5" w14:textId="77777777" w:rsidR="0014285C" w:rsidRDefault="00121991">
            <w:pPr>
              <w:jc w:val="center"/>
              <w:rPr>
                <w:b/>
              </w:rPr>
            </w:pPr>
            <w:r>
              <w:rPr>
                <w:b/>
              </w:rPr>
              <w:t>Date de mise à jour</w:t>
            </w:r>
          </w:p>
        </w:tc>
        <w:tc>
          <w:tcPr>
            <w:tcW w:w="4672" w:type="dxa"/>
            <w:shd w:val="clear" w:color="auto" w:fill="A6A6A6" w:themeFill="background1" w:themeFillShade="A6"/>
          </w:tcPr>
          <w:p w14:paraId="652D1680" w14:textId="77777777" w:rsidR="0014285C" w:rsidRDefault="00121991">
            <w:pPr>
              <w:jc w:val="center"/>
              <w:rPr>
                <w:b/>
              </w:rPr>
            </w:pPr>
            <w:r>
              <w:rPr>
                <w:b/>
              </w:rPr>
              <w:t>Modifications apportées</w:t>
            </w:r>
          </w:p>
        </w:tc>
      </w:tr>
      <w:tr w:rsidR="0014285C" w14:paraId="7DC30F0B" w14:textId="77777777">
        <w:tc>
          <w:tcPr>
            <w:tcW w:w="2263" w:type="dxa"/>
          </w:tcPr>
          <w:p w14:paraId="5AAAE81D" w14:textId="342D4E7B" w:rsidR="0014285C" w:rsidRDefault="004C3437">
            <w:pPr>
              <w:jc w:val="center"/>
            </w:pPr>
            <w:r>
              <w:t>V</w:t>
            </w:r>
            <w:r w:rsidR="000B3CD2">
              <w:t>21</w:t>
            </w:r>
            <w:r w:rsidR="00252949">
              <w:t xml:space="preserve"> r01</w:t>
            </w:r>
          </w:p>
        </w:tc>
        <w:tc>
          <w:tcPr>
            <w:tcW w:w="2127" w:type="dxa"/>
          </w:tcPr>
          <w:p w14:paraId="69977B32" w14:textId="5F97668A" w:rsidR="0014285C" w:rsidRDefault="00823140">
            <w:pPr>
              <w:jc w:val="center"/>
            </w:pPr>
            <w:r>
              <w:t>19/07/2023</w:t>
            </w:r>
          </w:p>
        </w:tc>
        <w:tc>
          <w:tcPr>
            <w:tcW w:w="4672" w:type="dxa"/>
          </w:tcPr>
          <w:p w14:paraId="735E251F" w14:textId="72CBA8D9" w:rsidR="0014285C" w:rsidRDefault="00121991">
            <w:pPr>
              <w:jc w:val="center"/>
            </w:pPr>
            <w:r>
              <w:t>Création du document</w:t>
            </w:r>
            <w:r w:rsidR="00252949">
              <w:t>, v</w:t>
            </w:r>
            <w:r w:rsidR="00061885">
              <w:t xml:space="preserve">ersion </w:t>
            </w:r>
            <w:r w:rsidR="00252949">
              <w:t>initiale</w:t>
            </w:r>
            <w:r w:rsidR="00061885">
              <w:t>.</w:t>
            </w:r>
          </w:p>
        </w:tc>
      </w:tr>
      <w:tr w:rsidR="0014285C" w14:paraId="5B16A735" w14:textId="77777777">
        <w:tc>
          <w:tcPr>
            <w:tcW w:w="2263" w:type="dxa"/>
          </w:tcPr>
          <w:p w14:paraId="3F2511B5" w14:textId="1051B79B" w:rsidR="0014285C" w:rsidRDefault="00CF06A5">
            <w:pPr>
              <w:jc w:val="center"/>
            </w:pPr>
            <w:r>
              <w:t>V21 r02</w:t>
            </w:r>
          </w:p>
        </w:tc>
        <w:tc>
          <w:tcPr>
            <w:tcW w:w="2127" w:type="dxa"/>
          </w:tcPr>
          <w:p w14:paraId="0C251836" w14:textId="477E01B2" w:rsidR="0014285C" w:rsidRDefault="00CF06A5">
            <w:pPr>
              <w:jc w:val="center"/>
            </w:pPr>
            <w:r>
              <w:t>21/7/2023</w:t>
            </w:r>
          </w:p>
        </w:tc>
        <w:tc>
          <w:tcPr>
            <w:tcW w:w="4672" w:type="dxa"/>
          </w:tcPr>
          <w:p w14:paraId="061E7FBA" w14:textId="7FD076DE" w:rsidR="0014285C" w:rsidRDefault="00CF06A5">
            <w:pPr>
              <w:jc w:val="center"/>
            </w:pPr>
            <w:r>
              <w:t>Ajout information téléchargement fichiers</w:t>
            </w:r>
          </w:p>
        </w:tc>
      </w:tr>
      <w:tr w:rsidR="0014285C" w14:paraId="68372F6E" w14:textId="77777777">
        <w:tc>
          <w:tcPr>
            <w:tcW w:w="2263" w:type="dxa"/>
          </w:tcPr>
          <w:p w14:paraId="0F1995A4" w14:textId="7B3CBBE5" w:rsidR="0014285C" w:rsidRDefault="007100B2">
            <w:pPr>
              <w:jc w:val="center"/>
            </w:pPr>
            <w:ins w:id="338" w:author="COUTIN Stéphane" w:date="2023-10-18T09:50:00Z">
              <w:r>
                <w:t>V</w:t>
              </w:r>
              <w:bookmarkStart w:id="339" w:name="_GoBack"/>
              <w:bookmarkEnd w:id="339"/>
              <w:r>
                <w:t>22</w:t>
              </w:r>
            </w:ins>
          </w:p>
        </w:tc>
        <w:tc>
          <w:tcPr>
            <w:tcW w:w="2127" w:type="dxa"/>
          </w:tcPr>
          <w:p w14:paraId="638E71F1" w14:textId="1CA6A212" w:rsidR="0014285C" w:rsidRDefault="007100B2">
            <w:pPr>
              <w:jc w:val="center"/>
            </w:pPr>
            <w:ins w:id="340" w:author="COUTIN Stéphane" w:date="2023-10-18T09:50:00Z">
              <w:r>
                <w:t>1</w:t>
              </w:r>
            </w:ins>
            <w:ins w:id="341" w:author="COUTIN Stéphane" w:date="2023-10-19T15:48:00Z">
              <w:r w:rsidR="002428F6">
                <w:t>9</w:t>
              </w:r>
            </w:ins>
            <w:ins w:id="342" w:author="COUTIN Stéphane" w:date="2023-10-18T09:50:00Z">
              <w:r>
                <w:t>/10/2023</w:t>
              </w:r>
            </w:ins>
          </w:p>
        </w:tc>
        <w:tc>
          <w:tcPr>
            <w:tcW w:w="4672" w:type="dxa"/>
          </w:tcPr>
          <w:p w14:paraId="3037C353" w14:textId="77777777" w:rsidR="0014285C" w:rsidRDefault="007100B2">
            <w:pPr>
              <w:jc w:val="center"/>
              <w:rPr>
                <w:ins w:id="343" w:author="COUTIN Stéphane" w:date="2023-10-18T09:51:00Z"/>
              </w:rPr>
            </w:pPr>
            <w:ins w:id="344" w:author="COUTIN Stéphane" w:date="2023-10-18T09:51:00Z">
              <w:r>
                <w:t>Mise à jour des modèles de données avec ceux de la v22</w:t>
              </w:r>
            </w:ins>
          </w:p>
          <w:p w14:paraId="6AB621AF" w14:textId="4C276E31" w:rsidR="007100B2" w:rsidRDefault="007100B2">
            <w:pPr>
              <w:jc w:val="center"/>
            </w:pPr>
            <w:ins w:id="345" w:author="COUTIN Stéphane" w:date="2023-10-18T09:51:00Z">
              <w:r>
                <w:t xml:space="preserve">Fourniture d’un fichier listant les différences u modèle physique de </w:t>
              </w:r>
            </w:ins>
            <w:ins w:id="346" w:author="COUTIN Stéphane" w:date="2023-10-19T15:48:00Z">
              <w:r w:rsidR="0015482E">
                <w:t>données</w:t>
              </w:r>
            </w:ins>
          </w:p>
        </w:tc>
      </w:tr>
      <w:tr w:rsidR="0014285C" w14:paraId="473FA627" w14:textId="77777777">
        <w:tc>
          <w:tcPr>
            <w:tcW w:w="2263" w:type="dxa"/>
          </w:tcPr>
          <w:p w14:paraId="28238EA4" w14:textId="77777777" w:rsidR="0014285C" w:rsidRDefault="0014285C">
            <w:pPr>
              <w:jc w:val="center"/>
            </w:pPr>
          </w:p>
        </w:tc>
        <w:tc>
          <w:tcPr>
            <w:tcW w:w="2127" w:type="dxa"/>
          </w:tcPr>
          <w:p w14:paraId="7723F0D5" w14:textId="77777777" w:rsidR="0014285C" w:rsidRDefault="0014285C">
            <w:pPr>
              <w:jc w:val="center"/>
            </w:pPr>
          </w:p>
        </w:tc>
        <w:tc>
          <w:tcPr>
            <w:tcW w:w="4672" w:type="dxa"/>
          </w:tcPr>
          <w:p w14:paraId="38DB119E" w14:textId="77777777" w:rsidR="0014285C" w:rsidRDefault="0014285C">
            <w:pPr>
              <w:jc w:val="center"/>
            </w:pPr>
          </w:p>
        </w:tc>
      </w:tr>
      <w:tr w:rsidR="0014285C" w14:paraId="6CDFB612" w14:textId="77777777">
        <w:tc>
          <w:tcPr>
            <w:tcW w:w="2263" w:type="dxa"/>
          </w:tcPr>
          <w:p w14:paraId="6FD5F225" w14:textId="77777777" w:rsidR="0014285C" w:rsidRDefault="0014285C">
            <w:pPr>
              <w:jc w:val="center"/>
            </w:pPr>
          </w:p>
        </w:tc>
        <w:tc>
          <w:tcPr>
            <w:tcW w:w="2127" w:type="dxa"/>
          </w:tcPr>
          <w:p w14:paraId="7DB75652" w14:textId="77777777" w:rsidR="0014285C" w:rsidRDefault="0014285C">
            <w:pPr>
              <w:jc w:val="center"/>
            </w:pPr>
          </w:p>
        </w:tc>
        <w:tc>
          <w:tcPr>
            <w:tcW w:w="4672" w:type="dxa"/>
          </w:tcPr>
          <w:p w14:paraId="7D7782BE" w14:textId="77777777" w:rsidR="002C3D8A" w:rsidRDefault="002C3D8A">
            <w:pPr>
              <w:jc w:val="center"/>
            </w:pPr>
          </w:p>
        </w:tc>
      </w:tr>
      <w:tr w:rsidR="0014285C" w14:paraId="65C4A92A" w14:textId="77777777">
        <w:tc>
          <w:tcPr>
            <w:tcW w:w="2263" w:type="dxa"/>
          </w:tcPr>
          <w:p w14:paraId="5D58C4E7" w14:textId="77777777" w:rsidR="0014285C" w:rsidRDefault="0014285C">
            <w:pPr>
              <w:jc w:val="center"/>
            </w:pPr>
          </w:p>
        </w:tc>
        <w:tc>
          <w:tcPr>
            <w:tcW w:w="2127" w:type="dxa"/>
          </w:tcPr>
          <w:p w14:paraId="3186AF34" w14:textId="77777777" w:rsidR="0014285C" w:rsidRDefault="0014285C">
            <w:pPr>
              <w:jc w:val="center"/>
            </w:pPr>
          </w:p>
        </w:tc>
        <w:tc>
          <w:tcPr>
            <w:tcW w:w="4672" w:type="dxa"/>
          </w:tcPr>
          <w:p w14:paraId="16FC3D34" w14:textId="77777777" w:rsidR="004702BD" w:rsidRDefault="004702BD">
            <w:pPr>
              <w:jc w:val="center"/>
            </w:pPr>
          </w:p>
        </w:tc>
      </w:tr>
      <w:tr w:rsidR="0014285C" w14:paraId="5F0BF54B" w14:textId="77777777">
        <w:tc>
          <w:tcPr>
            <w:tcW w:w="2263" w:type="dxa"/>
          </w:tcPr>
          <w:p w14:paraId="449A8FB7" w14:textId="77777777" w:rsidR="0014285C" w:rsidRDefault="0014285C">
            <w:pPr>
              <w:jc w:val="center"/>
            </w:pPr>
          </w:p>
        </w:tc>
        <w:tc>
          <w:tcPr>
            <w:tcW w:w="2127" w:type="dxa"/>
          </w:tcPr>
          <w:p w14:paraId="7888490D" w14:textId="77777777" w:rsidR="0014285C" w:rsidRDefault="0014285C">
            <w:pPr>
              <w:jc w:val="center"/>
            </w:pPr>
          </w:p>
        </w:tc>
        <w:tc>
          <w:tcPr>
            <w:tcW w:w="4672" w:type="dxa"/>
          </w:tcPr>
          <w:p w14:paraId="1F67754E" w14:textId="77777777" w:rsidR="0014285C" w:rsidRDefault="0014285C" w:rsidP="001D5C36">
            <w:pPr>
              <w:jc w:val="center"/>
            </w:pPr>
          </w:p>
        </w:tc>
      </w:tr>
      <w:tr w:rsidR="00162AE9" w14:paraId="3652E1B1" w14:textId="77777777">
        <w:tc>
          <w:tcPr>
            <w:tcW w:w="2263" w:type="dxa"/>
          </w:tcPr>
          <w:p w14:paraId="68CE34C8" w14:textId="77777777" w:rsidR="00162AE9" w:rsidRDefault="00162AE9">
            <w:pPr>
              <w:jc w:val="center"/>
            </w:pPr>
          </w:p>
        </w:tc>
        <w:tc>
          <w:tcPr>
            <w:tcW w:w="2127" w:type="dxa"/>
          </w:tcPr>
          <w:p w14:paraId="49CBC422" w14:textId="77777777" w:rsidR="00162AE9" w:rsidRDefault="00162AE9">
            <w:pPr>
              <w:jc w:val="center"/>
            </w:pPr>
          </w:p>
        </w:tc>
        <w:tc>
          <w:tcPr>
            <w:tcW w:w="4672" w:type="dxa"/>
          </w:tcPr>
          <w:p w14:paraId="29302046" w14:textId="77777777" w:rsidR="00162AE9" w:rsidRDefault="00162AE9">
            <w:pPr>
              <w:jc w:val="center"/>
            </w:pPr>
          </w:p>
        </w:tc>
      </w:tr>
      <w:tr w:rsidR="00162AE9" w14:paraId="69BAA6C2" w14:textId="77777777">
        <w:tc>
          <w:tcPr>
            <w:tcW w:w="2263" w:type="dxa"/>
          </w:tcPr>
          <w:p w14:paraId="24A908FC" w14:textId="77777777" w:rsidR="00162AE9" w:rsidRDefault="00162AE9">
            <w:pPr>
              <w:jc w:val="center"/>
            </w:pPr>
          </w:p>
        </w:tc>
        <w:tc>
          <w:tcPr>
            <w:tcW w:w="2127" w:type="dxa"/>
          </w:tcPr>
          <w:p w14:paraId="03CA828B" w14:textId="77777777" w:rsidR="00162AE9" w:rsidRDefault="00162AE9">
            <w:pPr>
              <w:jc w:val="center"/>
            </w:pPr>
          </w:p>
        </w:tc>
        <w:tc>
          <w:tcPr>
            <w:tcW w:w="4672" w:type="dxa"/>
          </w:tcPr>
          <w:p w14:paraId="0AFEBD8E" w14:textId="77777777" w:rsidR="00162AE9" w:rsidRDefault="00162AE9">
            <w:pPr>
              <w:jc w:val="center"/>
            </w:pPr>
          </w:p>
        </w:tc>
      </w:tr>
    </w:tbl>
    <w:p w14:paraId="389C46D4" w14:textId="77777777" w:rsidR="0014285C" w:rsidRDefault="0014285C"/>
    <w:p w14:paraId="5E561180" w14:textId="77777777" w:rsidR="0014285C" w:rsidRDefault="00121991">
      <w:pPr>
        <w:rPr>
          <w:i/>
        </w:rPr>
      </w:pPr>
      <w:r>
        <w:rPr>
          <w:i/>
        </w:rPr>
        <w:t>(*) Ce document décrit les écrans pour une version de Pégase. Il convient donc d’indiquer ici la version de Pégase à laquelle se réfère ce document.</w:t>
      </w:r>
    </w:p>
    <w:p w14:paraId="26EA3737" w14:textId="77777777" w:rsidR="0014285C" w:rsidRDefault="0014285C"/>
    <w:p w14:paraId="0254F90C" w14:textId="77777777" w:rsidR="0014285C" w:rsidRDefault="0014285C"/>
    <w:p w14:paraId="10E30074" w14:textId="77777777" w:rsidR="0014285C" w:rsidRDefault="0014285C"/>
    <w:p w14:paraId="6F95135E" w14:textId="77777777" w:rsidR="0014285C" w:rsidRDefault="00121991">
      <w:pPr>
        <w:rPr>
          <w:rFonts w:ascii="Calibri Light" w:eastAsia="Calibri Light" w:hAnsi="Calibri Light" w:cs="Calibri Light"/>
          <w:color w:val="FFFFFF"/>
          <w:sz w:val="32"/>
          <w:szCs w:val="32"/>
        </w:rPr>
      </w:pPr>
      <w:r>
        <w:rPr>
          <w:color w:val="FFFFFF" w:themeColor="background1"/>
        </w:rPr>
        <w:br w:type="page"/>
      </w:r>
    </w:p>
    <w:p w14:paraId="4514FAF4" w14:textId="77777777" w:rsidR="0014285C" w:rsidRDefault="00121991" w:rsidP="002B4C3A">
      <w:pPr>
        <w:pStyle w:val="Titre1"/>
        <w:numPr>
          <w:ilvl w:val="0"/>
          <w:numId w:val="3"/>
        </w:numPr>
        <w:shd w:val="clear" w:color="auto" w:fill="373688"/>
        <w:rPr>
          <w:color w:val="FFFFFF"/>
        </w:rPr>
      </w:pPr>
      <w:bookmarkStart w:id="347" w:name="_Toc140654454"/>
      <w:bookmarkStart w:id="348" w:name="_Toc148623096"/>
      <w:r>
        <w:rPr>
          <w:color w:val="FFFFFF" w:themeColor="background1"/>
        </w:rPr>
        <w:lastRenderedPageBreak/>
        <w:t xml:space="preserve">Le module </w:t>
      </w:r>
      <w:r w:rsidR="00694418">
        <w:rPr>
          <w:color w:val="FFFFFF" w:themeColor="background1"/>
        </w:rPr>
        <w:t>DRE</w:t>
      </w:r>
      <w:r>
        <w:rPr>
          <w:color w:val="FFFFFF" w:themeColor="background1"/>
        </w:rPr>
        <w:t xml:space="preserve"> et ses concepts</w:t>
      </w:r>
      <w:bookmarkEnd w:id="347"/>
      <w:bookmarkEnd w:id="348"/>
      <w:r>
        <w:rPr>
          <w:color w:val="FFFFFF" w:themeColor="background1"/>
        </w:rPr>
        <w:t xml:space="preserve"> </w:t>
      </w:r>
    </w:p>
    <w:p w14:paraId="50EC3B94" w14:textId="77777777" w:rsidR="0014285C" w:rsidRDefault="0014285C"/>
    <w:p w14:paraId="11B68DE9" w14:textId="77777777" w:rsidR="0014285C" w:rsidRDefault="00052519">
      <w:pPr>
        <w:pStyle w:val="Style1"/>
      </w:pPr>
      <w:bookmarkStart w:id="349" w:name="_Toc140654455"/>
      <w:bookmarkStart w:id="350" w:name="_Toc148623097"/>
      <w:r>
        <w:t>Les objectifs de DRE</w:t>
      </w:r>
      <w:bookmarkEnd w:id="349"/>
      <w:bookmarkEnd w:id="350"/>
    </w:p>
    <w:p w14:paraId="236EE1C3" w14:textId="29E9C066" w:rsidR="00912536" w:rsidRDefault="00481035" w:rsidP="001250A3">
      <w:r>
        <w:t>L</w:t>
      </w:r>
      <w:r w:rsidR="001250A3">
        <w:t>a mise à disposition de données de Pegase à des fins de pilotage opérationnel</w:t>
      </w:r>
      <w:r w:rsidR="004B4E08">
        <w:t xml:space="preserve"> est un besoin identifié à l’origine du projet PC-SCOL. Une première réponse a été prototypée</w:t>
      </w:r>
      <w:r w:rsidR="001250A3">
        <w:t xml:space="preserve">, ce que nous avons appelé la base de données POP. </w:t>
      </w:r>
    </w:p>
    <w:p w14:paraId="6FD7BF91" w14:textId="79F23913" w:rsidR="001250A3" w:rsidRDefault="001250A3" w:rsidP="001250A3">
      <w:r>
        <w:t>Le besoin a été revu et élargi</w:t>
      </w:r>
      <w:r w:rsidR="00912536">
        <w:t xml:space="preserve"> </w:t>
      </w:r>
      <w:r>
        <w:t xml:space="preserve">: </w:t>
      </w:r>
      <w:r w:rsidR="004B4E08">
        <w:t xml:space="preserve">il consiste à </w:t>
      </w:r>
      <w:r>
        <w:t>mise à disposition de toutes les données de Pégase avec un historique supérieur à 5 ans.</w:t>
      </w:r>
    </w:p>
    <w:p w14:paraId="42DD13B0" w14:textId="4940EB2C" w:rsidR="001250A3" w:rsidRDefault="004B4E08" w:rsidP="001250A3">
      <w:r>
        <w:t>La</w:t>
      </w:r>
      <w:r w:rsidR="001250A3">
        <w:t xml:space="preserve"> solution </w:t>
      </w:r>
      <w:r>
        <w:t>répondant à ce besoin est nommée</w:t>
      </w:r>
      <w:r w:rsidR="001250A3">
        <w:t xml:space="preserve"> Données Répliquées en Etablissement (DRE).</w:t>
      </w:r>
    </w:p>
    <w:p w14:paraId="36492413" w14:textId="0ECD96B6" w:rsidR="001250A3" w:rsidRDefault="004B4E08" w:rsidP="001250A3">
      <w:r>
        <w:t>En v</w:t>
      </w:r>
      <w:r w:rsidR="00912536">
        <w:t>oici une d</w:t>
      </w:r>
      <w:r w:rsidR="001250A3">
        <w:t xml:space="preserve">escription </w:t>
      </w:r>
      <w:r w:rsidR="00912536">
        <w:t>synthétique</w:t>
      </w:r>
      <w:r>
        <w:t xml:space="preserve"> </w:t>
      </w:r>
      <w:r w:rsidR="001250A3">
        <w:t>:</w:t>
      </w:r>
    </w:p>
    <w:p w14:paraId="6C080272" w14:textId="3B0DEB65" w:rsidR="004B4E08" w:rsidRDefault="001250A3" w:rsidP="004B4E08">
      <w:pPr>
        <w:pStyle w:val="Paragraphedeliste"/>
        <w:numPr>
          <w:ilvl w:val="0"/>
          <w:numId w:val="17"/>
        </w:numPr>
      </w:pPr>
      <w:r>
        <w:t xml:space="preserve">Cette solution fournit une réplication complète des données présentes dans Pégase mais sans aucune transformation des bases de données des services (pour rappel, il y a dans Pegase une </w:t>
      </w:r>
      <w:proofErr w:type="spellStart"/>
      <w:r>
        <w:t>Bdd</w:t>
      </w:r>
      <w:proofErr w:type="spellEnd"/>
      <w:r>
        <w:t xml:space="preserve"> par service).</w:t>
      </w:r>
    </w:p>
    <w:p w14:paraId="200C54A4" w14:textId="7BA937B6" w:rsidR="004B4E08" w:rsidRDefault="004B4E08" w:rsidP="004B4E08">
      <w:pPr>
        <w:pStyle w:val="Paragraphedeliste"/>
        <w:numPr>
          <w:ilvl w:val="0"/>
          <w:numId w:val="17"/>
        </w:numPr>
      </w:pPr>
      <w:r>
        <w:t>La base de données résultat de cette réplication est hébergée dans l’infrastructure de l’établissement.</w:t>
      </w:r>
    </w:p>
    <w:p w14:paraId="3E05674F" w14:textId="3F9496C7" w:rsidR="001250A3" w:rsidRDefault="001250A3" w:rsidP="00BE1C0F">
      <w:pPr>
        <w:pStyle w:val="Paragraphedeliste"/>
        <w:numPr>
          <w:ilvl w:val="0"/>
          <w:numId w:val="17"/>
        </w:numPr>
      </w:pPr>
      <w:r>
        <w:t xml:space="preserve">La réplication </w:t>
      </w:r>
      <w:r w:rsidR="004B4E08">
        <w:t>est</w:t>
      </w:r>
      <w:r>
        <w:t xml:space="preserve"> limitée aux bases de données </w:t>
      </w:r>
      <w:proofErr w:type="spellStart"/>
      <w:r>
        <w:t>Postgresql</w:t>
      </w:r>
      <w:proofErr w:type="spellEnd"/>
      <w:r>
        <w:t>, ce qui permet de disposer de la presque totalité des données de Pegase.</w:t>
      </w:r>
    </w:p>
    <w:p w14:paraId="263D2666" w14:textId="77777777" w:rsidR="001250A3" w:rsidRDefault="001250A3" w:rsidP="00BE1C0F">
      <w:pPr>
        <w:pStyle w:val="Paragraphedeliste"/>
        <w:numPr>
          <w:ilvl w:val="0"/>
          <w:numId w:val="17"/>
        </w:numPr>
      </w:pPr>
      <w:r>
        <w:t>Les données sont rafraichies à J+1, en écrasant les données de la veille.</w:t>
      </w:r>
    </w:p>
    <w:p w14:paraId="7685693C" w14:textId="2C5C5E2A" w:rsidR="001250A3" w:rsidRDefault="001250A3" w:rsidP="00BE1C0F">
      <w:pPr>
        <w:pStyle w:val="Paragraphedeliste"/>
        <w:numPr>
          <w:ilvl w:val="0"/>
          <w:numId w:val="17"/>
        </w:numPr>
      </w:pPr>
      <w:r>
        <w:t xml:space="preserve">Seul </w:t>
      </w:r>
      <w:r w:rsidR="004B4E08">
        <w:t>un ensemble de</w:t>
      </w:r>
      <w:r>
        <w:t xml:space="preserve"> données est fourni. Les établissements seront en charge de mettre en place leur propre solution de </w:t>
      </w:r>
      <w:r w:rsidR="004B4E08">
        <w:t xml:space="preserve">requêtage et </w:t>
      </w:r>
      <w:proofErr w:type="spellStart"/>
      <w:r>
        <w:t>reporting</w:t>
      </w:r>
      <w:proofErr w:type="spellEnd"/>
      <w:r>
        <w:t xml:space="preserve"> (univers BO par exemple)</w:t>
      </w:r>
    </w:p>
    <w:p w14:paraId="772318E1" w14:textId="77777777" w:rsidR="00FF48C3" w:rsidRDefault="00FF48C3" w:rsidP="001E352B"/>
    <w:p w14:paraId="358D9029" w14:textId="11A68859" w:rsidR="007100B2" w:rsidRDefault="007100B2" w:rsidP="001E352B">
      <w:pPr>
        <w:pStyle w:val="Style1"/>
        <w:rPr>
          <w:ins w:id="351" w:author="COUTIN Stéphane" w:date="2023-10-18T09:53:00Z"/>
        </w:rPr>
      </w:pPr>
      <w:bookmarkStart w:id="352" w:name="_Toc148623098"/>
      <w:bookmarkStart w:id="353" w:name="_Toc140654456"/>
      <w:ins w:id="354" w:author="COUTIN Stéphane" w:date="2023-10-18T09:53:00Z">
        <w:r>
          <w:t xml:space="preserve">Pas de rétro compatibilité </w:t>
        </w:r>
      </w:ins>
      <w:ins w:id="355" w:author="COUTIN Stéphane" w:date="2023-10-18T09:56:00Z">
        <w:r>
          <w:t xml:space="preserve">des formats </w:t>
        </w:r>
      </w:ins>
      <w:ins w:id="356" w:author="COUTIN Stéphane" w:date="2023-10-18T09:53:00Z">
        <w:r>
          <w:t>entre versions</w:t>
        </w:r>
        <w:bookmarkEnd w:id="352"/>
      </w:ins>
    </w:p>
    <w:p w14:paraId="1E9AA907" w14:textId="77777777" w:rsidR="004209A7" w:rsidRDefault="007100B2" w:rsidP="007100B2">
      <w:pPr>
        <w:rPr>
          <w:ins w:id="357" w:author="COUTIN Stéphane" w:date="2023-10-18T09:57:00Z"/>
        </w:rPr>
      </w:pPr>
      <w:ins w:id="358" w:author="COUTIN Stéphane" w:date="2023-10-18T09:55:00Z">
        <w:r>
          <w:t>DRE</w:t>
        </w:r>
      </w:ins>
      <w:ins w:id="359" w:author="COUTIN Stéphane" w:date="2023-10-18T09:54:00Z">
        <w:r>
          <w:t xml:space="preserve"> étant une réplication des </w:t>
        </w:r>
        <w:proofErr w:type="spellStart"/>
        <w:r>
          <w:t>Bdd</w:t>
        </w:r>
        <w:proofErr w:type="spellEnd"/>
        <w:r>
          <w:t xml:space="preserve"> de Pegase, </w:t>
        </w:r>
      </w:ins>
      <w:ins w:id="360" w:author="COUTIN Stéphane" w:date="2023-10-18T09:55:00Z">
        <w:r>
          <w:t>son</w:t>
        </w:r>
      </w:ins>
      <w:ins w:id="361" w:author="COUTIN Stéphane" w:date="2023-10-18T09:54:00Z">
        <w:r>
          <w:t xml:space="preserve"> format évolue</w:t>
        </w:r>
      </w:ins>
      <w:ins w:id="362" w:author="COUTIN Stéphane" w:date="2023-10-18T09:55:00Z">
        <w:r>
          <w:t xml:space="preserve"> au cours de versions de Pegase. </w:t>
        </w:r>
      </w:ins>
      <w:ins w:id="363" w:author="COUTIN Stéphane" w:date="2023-10-18T09:56:00Z">
        <w:r w:rsidR="004209A7">
          <w:t>De ce fait chaque nouvelle version s’accompagne de changements dans</w:t>
        </w:r>
      </w:ins>
      <w:ins w:id="364" w:author="COUTIN Stéphane" w:date="2023-10-18T09:57:00Z">
        <w:r w:rsidR="004209A7">
          <w:t xml:space="preserve"> le modèle physique de données de DRE. </w:t>
        </w:r>
      </w:ins>
    </w:p>
    <w:p w14:paraId="599CA6F2" w14:textId="2E532B50" w:rsidR="007100B2" w:rsidRDefault="004209A7" w:rsidP="007100B2">
      <w:pPr>
        <w:rPr>
          <w:ins w:id="365" w:author="COUTIN Stéphane" w:date="2023-10-18T09:57:00Z"/>
        </w:rPr>
      </w:pPr>
      <w:ins w:id="366" w:author="COUTIN Stéphane" w:date="2023-10-18T09:57:00Z">
        <w:r>
          <w:t xml:space="preserve">PC-SCOL fournit une liste des modifications. </w:t>
        </w:r>
      </w:ins>
    </w:p>
    <w:p w14:paraId="47B177A0" w14:textId="339F1009" w:rsidR="004209A7" w:rsidRDefault="004209A7">
      <w:pPr>
        <w:rPr>
          <w:ins w:id="367" w:author="COUTIN Stéphane" w:date="2023-10-18T09:53:00Z"/>
        </w:rPr>
        <w:pPrChange w:id="368" w:author="COUTIN Stéphane" w:date="2023-10-18T09:53:00Z">
          <w:pPr>
            <w:pStyle w:val="Style1"/>
          </w:pPr>
        </w:pPrChange>
      </w:pPr>
      <w:ins w:id="369" w:author="COUTIN Stéphane" w:date="2023-10-18T09:57:00Z">
        <w:r>
          <w:t>PC-SCOL ne fournit aucun outil permettant de g</w:t>
        </w:r>
      </w:ins>
      <w:ins w:id="370" w:author="COUTIN Stéphane" w:date="2023-10-18T09:58:00Z">
        <w:r>
          <w:t>érer la rétrocompatibilité des requêtes développées pas les établissements.</w:t>
        </w:r>
      </w:ins>
    </w:p>
    <w:p w14:paraId="187E7A22" w14:textId="4D32EBD1" w:rsidR="001E352B" w:rsidRDefault="001E352B" w:rsidP="001E352B">
      <w:pPr>
        <w:pStyle w:val="Style1"/>
      </w:pPr>
      <w:bookmarkStart w:id="371" w:name="_Toc148623099"/>
      <w:r>
        <w:t>Principe de fonctionnement</w:t>
      </w:r>
      <w:bookmarkEnd w:id="353"/>
      <w:bookmarkEnd w:id="371"/>
    </w:p>
    <w:p w14:paraId="472030B6" w14:textId="77777777" w:rsidR="00BE1C0F" w:rsidRDefault="00BE1C0F" w:rsidP="00BE1C0F">
      <w:r>
        <w:t>Le schéma ci-dessous présente cette solution (seules 3 bases de données de services Pegase sont représentées ici) :</w:t>
      </w:r>
    </w:p>
    <w:p w14:paraId="38F97F19" w14:textId="77777777" w:rsidR="00BE1C0F" w:rsidRDefault="00BE1C0F" w:rsidP="00BE1C0F">
      <w:r w:rsidRPr="00BE1C0F">
        <w:rPr>
          <w:noProof/>
        </w:rPr>
        <w:lastRenderedPageBreak/>
        <w:drawing>
          <wp:inline distT="0" distB="0" distL="0" distR="0" wp14:anchorId="48F5DCA7" wp14:editId="1B1EC252">
            <wp:extent cx="5760720" cy="2244090"/>
            <wp:effectExtent l="0" t="0" r="0"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244090"/>
                    </a:xfrm>
                    <a:prstGeom prst="rect">
                      <a:avLst/>
                    </a:prstGeom>
                  </pic:spPr>
                </pic:pic>
              </a:graphicData>
            </a:graphic>
          </wp:inline>
        </w:drawing>
      </w:r>
    </w:p>
    <w:p w14:paraId="6A7AE5EA" w14:textId="6694E786" w:rsidR="001F1FB0" w:rsidRDefault="004B4E08" w:rsidP="00BE1C0F">
      <w:r>
        <w:t>Chaque base de données PEGASE</w:t>
      </w:r>
      <w:r w:rsidR="001F1FB0">
        <w:t xml:space="preserve"> est exportée sous forme d’un fichier dump. Ce sont ces fichiers dump qui sont mis à disposition une fois par jour.</w:t>
      </w:r>
    </w:p>
    <w:p w14:paraId="06B431A7" w14:textId="0A197CA1" w:rsidR="001F1FB0" w:rsidRDefault="001F1FB0" w:rsidP="00BE1C0F">
      <w:r>
        <w:t>L’établissement lance depuis son infrastructure un script qui va transférer les fichiers dump et les restaurer dans la base DRE</w:t>
      </w:r>
      <w:r w:rsidR="00252949">
        <w:t xml:space="preserve"> </w:t>
      </w:r>
      <w:r>
        <w:t>(c’est un annule et remplace).</w:t>
      </w:r>
    </w:p>
    <w:p w14:paraId="5A435529" w14:textId="41197805" w:rsidR="004B4E08" w:rsidRDefault="001F1FB0" w:rsidP="00BE1C0F">
      <w:r>
        <w:t xml:space="preserve">Au final chaque </w:t>
      </w:r>
      <w:proofErr w:type="spellStart"/>
      <w:r>
        <w:t>Bdd</w:t>
      </w:r>
      <w:proofErr w:type="spellEnd"/>
      <w:r>
        <w:t xml:space="preserve"> Pegase </w:t>
      </w:r>
      <w:r w:rsidR="004B4E08">
        <w:t>se re</w:t>
      </w:r>
      <w:r>
        <w:t>t</w:t>
      </w:r>
      <w:r w:rsidR="004B4E08">
        <w:t>rouve en tant qu’un schéma de la base de données DRE.</w:t>
      </w:r>
    </w:p>
    <w:p w14:paraId="5A35446B" w14:textId="77777777" w:rsidR="0014285C" w:rsidRDefault="00121991" w:rsidP="00912536">
      <w:r>
        <w:br w:type="page"/>
      </w:r>
    </w:p>
    <w:p w14:paraId="488E9BCE" w14:textId="77777777" w:rsidR="00BB4F33" w:rsidRDefault="00BB4F33" w:rsidP="001E352B">
      <w:pPr>
        <w:pStyle w:val="Titre1"/>
        <w:shd w:val="clear" w:color="auto" w:fill="373688"/>
        <w:rPr>
          <w:color w:val="FFFFFF" w:themeColor="background1"/>
        </w:rPr>
      </w:pPr>
      <w:bookmarkStart w:id="372" w:name="_Toc140654457"/>
      <w:bookmarkStart w:id="373" w:name="_Toc148623100"/>
      <w:r w:rsidRPr="001E352B">
        <w:rPr>
          <w:color w:val="FFFFFF" w:themeColor="background1"/>
        </w:rPr>
        <w:lastRenderedPageBreak/>
        <w:t>Installation</w:t>
      </w:r>
      <w:bookmarkEnd w:id="372"/>
      <w:bookmarkEnd w:id="373"/>
    </w:p>
    <w:p w14:paraId="21FC0CFF" w14:textId="77777777" w:rsidR="007B67E7" w:rsidRDefault="007B67E7" w:rsidP="007B67E7"/>
    <w:p w14:paraId="5D8B6056" w14:textId="77777777" w:rsidR="004F6F7E" w:rsidRDefault="004F6F7E" w:rsidP="004F6F7E">
      <w:pPr>
        <w:pStyle w:val="Paragraphedeliste"/>
        <w:rPr>
          <w:rFonts w:asciiTheme="minorHAnsi" w:hAnsiTheme="minorHAnsi" w:cstheme="minorBidi"/>
        </w:rPr>
      </w:pPr>
      <w:r>
        <w:rPr>
          <w:rFonts w:cstheme="minorBidi"/>
          <w:noProof/>
        </w:rPr>
        <w:drawing>
          <wp:anchor distT="0" distB="0" distL="114300" distR="114300" simplePos="0" relativeHeight="251766784" behindDoc="1" locked="0" layoutInCell="1" allowOverlap="1" wp14:anchorId="06117A7E" wp14:editId="6794D7D0">
            <wp:simplePos x="0" y="0"/>
            <wp:positionH relativeFrom="column">
              <wp:posOffset>379095</wp:posOffset>
            </wp:positionH>
            <wp:positionV relativeFrom="paragraph">
              <wp:posOffset>10795</wp:posOffset>
            </wp:positionV>
            <wp:extent cx="288290" cy="288290"/>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8290" cy="288290"/>
                    </a:xfrm>
                    <a:prstGeom prst="rect">
                      <a:avLst/>
                    </a:prstGeom>
                    <a:noFill/>
                  </pic:spPr>
                </pic:pic>
              </a:graphicData>
            </a:graphic>
            <wp14:sizeRelH relativeFrom="page">
              <wp14:pctWidth>0</wp14:pctWidth>
            </wp14:sizeRelH>
            <wp14:sizeRelV relativeFrom="page">
              <wp14:pctHeight>0</wp14:pctHeight>
            </wp14:sizeRelV>
          </wp:anchor>
        </w:drawing>
      </w:r>
    </w:p>
    <w:p w14:paraId="46FBAAF1" w14:textId="77777777" w:rsidR="004F6F7E" w:rsidRDefault="004F6F7E" w:rsidP="004F6F7E">
      <w:pPr>
        <w:pStyle w:val="Style5"/>
        <w:ind w:left="720"/>
        <w:rPr>
          <w:i w:val="0"/>
        </w:rPr>
      </w:pPr>
      <w:r w:rsidRPr="004F6F7E">
        <w:rPr>
          <w:i w:val="0"/>
        </w:rPr>
        <w:t>Nous décrivons ici les principes généraux qui seront détaillés dès l’installation sur les premiers sites.</w:t>
      </w:r>
    </w:p>
    <w:p w14:paraId="3FD9C860" w14:textId="77777777" w:rsidR="00052519" w:rsidRDefault="00052519" w:rsidP="001E352B">
      <w:pPr>
        <w:pStyle w:val="Style1"/>
      </w:pPr>
      <w:bookmarkStart w:id="374" w:name="_Toc140654458"/>
      <w:bookmarkStart w:id="375" w:name="_Toc148623101"/>
      <w:r>
        <w:t>Pré requis administratif d’installation</w:t>
      </w:r>
      <w:bookmarkEnd w:id="374"/>
      <w:bookmarkEnd w:id="375"/>
    </w:p>
    <w:p w14:paraId="20E8E923" w14:textId="1F388027" w:rsidR="00310D35" w:rsidRDefault="00310D35" w:rsidP="00310D35">
      <w:r>
        <w:t xml:space="preserve">Etant donné le caractère sensible d’une partie des données contenues dans </w:t>
      </w:r>
      <w:r w:rsidR="008C3B14">
        <w:t>DRE</w:t>
      </w:r>
      <w:r>
        <w:t xml:space="preserve">, il </w:t>
      </w:r>
      <w:r w:rsidR="001F1FB0">
        <w:t>faut</w:t>
      </w:r>
      <w:r>
        <w:t xml:space="preserve"> formuler une demande écrite pour disposer des données et des accès, en nous indiquant une personne référente.</w:t>
      </w:r>
      <w:r w:rsidR="00FB2BED">
        <w:t xml:space="preserve"> Un formulaire est mis à votre disposition </w:t>
      </w:r>
      <w:r w:rsidR="00252949">
        <w:t xml:space="preserve">sur le serveur </w:t>
      </w:r>
      <w:proofErr w:type="spellStart"/>
      <w:r w:rsidR="00252949">
        <w:t>share</w:t>
      </w:r>
      <w:proofErr w:type="spellEnd"/>
      <w:r w:rsidR="00252949">
        <w:t xml:space="preserve"> de PC-SCOL : </w:t>
      </w:r>
      <w:hyperlink r:id="rId9" w:history="1">
        <w:r w:rsidR="00252949" w:rsidRPr="00F24BA3">
          <w:rPr>
            <w:rStyle w:val="Lienhypertexte"/>
          </w:rPr>
          <w:t>https://forum.pc-scol.fr/uploads/short-url/dUeLsgrKZOPtQYEBc5jvbXkUc34.pdf</w:t>
        </w:r>
      </w:hyperlink>
      <w:r w:rsidR="00252949">
        <w:t xml:space="preserve"> .</w:t>
      </w:r>
    </w:p>
    <w:p w14:paraId="66EAE59F" w14:textId="3F9D192B" w:rsidR="001F1FB0" w:rsidRDefault="001F1FB0" w:rsidP="00310D35">
      <w:r>
        <w:t>Il est également demand</w:t>
      </w:r>
      <w:r w:rsidR="00252949">
        <w:t>é</w:t>
      </w:r>
      <w:r>
        <w:t xml:space="preserve"> de fournir l’adresse IP ou la plage d’adresse IP utilisée pour accéder l’espace de téléchargement, ceci afin de mettre en place un filtrage.</w:t>
      </w:r>
    </w:p>
    <w:p w14:paraId="3F4EA31B" w14:textId="77777777" w:rsidR="00310D35" w:rsidRDefault="00310D35" w:rsidP="00310D35">
      <w:r>
        <w:t>Les données seront fournies sans gestion d'autorisation</w:t>
      </w:r>
      <w:r w:rsidR="008C3B14">
        <w:t>, il est de la</w:t>
      </w:r>
      <w:r>
        <w:t xml:space="preserve"> responsabilité de l'établissement </w:t>
      </w:r>
      <w:r w:rsidR="008C3B14">
        <w:t>de les gérer.</w:t>
      </w:r>
    </w:p>
    <w:p w14:paraId="46D42723" w14:textId="77777777" w:rsidR="00BB4F33" w:rsidRDefault="00BB4F33" w:rsidP="001E352B">
      <w:pPr>
        <w:pStyle w:val="Style1"/>
      </w:pPr>
      <w:bookmarkStart w:id="376" w:name="_Toc140654459"/>
      <w:bookmarkStart w:id="377" w:name="_Toc148623102"/>
      <w:r>
        <w:t xml:space="preserve">Pré requis </w:t>
      </w:r>
      <w:r w:rsidR="00052519">
        <w:t xml:space="preserve">technique </w:t>
      </w:r>
      <w:r>
        <w:t>d'installation</w:t>
      </w:r>
      <w:bookmarkEnd w:id="376"/>
      <w:bookmarkEnd w:id="377"/>
    </w:p>
    <w:p w14:paraId="53EE4BDF" w14:textId="77777777" w:rsidR="008C3B14" w:rsidRDefault="008C3B14" w:rsidP="008C3B14">
      <w:r>
        <w:t>Pour pouvoir mettre en œuvre DRE dans votre infrastructure, voici ce qui est nécessaire :</w:t>
      </w:r>
    </w:p>
    <w:p w14:paraId="77E181E6" w14:textId="0C88C328" w:rsidR="003008AD" w:rsidRDefault="008C3B14" w:rsidP="003008AD">
      <w:pPr>
        <w:pStyle w:val="Paragraphedeliste"/>
        <w:numPr>
          <w:ilvl w:val="0"/>
          <w:numId w:val="19"/>
        </w:numPr>
      </w:pPr>
      <w:r>
        <w:t>A</w:t>
      </w:r>
      <w:r w:rsidR="003008AD">
        <w:t>voir initialisé sur un serveur établissement dédié un cluster PostgreSQL 15 avec à l'intérieur une base de donnée</w:t>
      </w:r>
      <w:r w:rsidR="00FB2BED">
        <w:t>s</w:t>
      </w:r>
      <w:r w:rsidR="003008AD">
        <w:t xml:space="preserve"> vierge (futur réceptacle de tous les schémas répliqués)</w:t>
      </w:r>
      <w:r>
        <w:t>,</w:t>
      </w:r>
    </w:p>
    <w:p w14:paraId="2141573B" w14:textId="55008C61" w:rsidR="003008AD" w:rsidRDefault="008C3B14" w:rsidP="003008AD">
      <w:pPr>
        <w:pStyle w:val="Paragraphedeliste"/>
        <w:numPr>
          <w:ilvl w:val="0"/>
          <w:numId w:val="19"/>
        </w:numPr>
      </w:pPr>
      <w:r>
        <w:t>A</w:t>
      </w:r>
      <w:r w:rsidR="003008AD">
        <w:t xml:space="preserve">voir installé le paquet des outils clients </w:t>
      </w:r>
      <w:r w:rsidR="0072782B">
        <w:t>PostgreSQL</w:t>
      </w:r>
      <w:r>
        <w:t>,</w:t>
      </w:r>
    </w:p>
    <w:p w14:paraId="62BC43E1" w14:textId="77777777" w:rsidR="003008AD" w:rsidRDefault="008C3B14" w:rsidP="003008AD">
      <w:pPr>
        <w:pStyle w:val="Paragraphedeliste"/>
        <w:numPr>
          <w:ilvl w:val="0"/>
          <w:numId w:val="19"/>
        </w:numPr>
      </w:pPr>
      <w:r>
        <w:t>I</w:t>
      </w:r>
      <w:r w:rsidR="003008AD">
        <w:t>l est possible selon les affinités établissement d'utiliser la conteneurisation</w:t>
      </w:r>
      <w:r>
        <w:t>.</w:t>
      </w:r>
    </w:p>
    <w:p w14:paraId="6B84F995" w14:textId="52B75725" w:rsidR="00BB4F33" w:rsidRDefault="00BB4F33" w:rsidP="001E352B">
      <w:pPr>
        <w:pStyle w:val="Style1"/>
      </w:pPr>
      <w:bookmarkStart w:id="378" w:name="_Toc140654460"/>
      <w:bookmarkStart w:id="379" w:name="_Toc148623103"/>
      <w:r>
        <w:t>Mode opératoire de mise à jour de la base</w:t>
      </w:r>
      <w:r w:rsidR="008C3B14">
        <w:t xml:space="preserve"> DRE</w:t>
      </w:r>
      <w:bookmarkEnd w:id="378"/>
      <w:bookmarkEnd w:id="379"/>
    </w:p>
    <w:p w14:paraId="5E971675" w14:textId="1E2376B5" w:rsidR="001C11DD" w:rsidRDefault="001C11DD" w:rsidP="001C11DD">
      <w:r>
        <w:t>Pour rappel, le schéma ci-dessous décrit le mode opératoire qui va permettre de créer quotidiennement la base DRE dans l’infrastructure de l’établissement.</w:t>
      </w:r>
    </w:p>
    <w:p w14:paraId="2C49EF9F" w14:textId="2992C44C" w:rsidR="001C11DD" w:rsidRDefault="001C11DD" w:rsidP="001C11DD">
      <w:r w:rsidRPr="00BE1C0F">
        <w:rPr>
          <w:noProof/>
        </w:rPr>
        <w:drawing>
          <wp:inline distT="0" distB="0" distL="0" distR="0" wp14:anchorId="7E816468" wp14:editId="2B34D062">
            <wp:extent cx="5760720" cy="2244090"/>
            <wp:effectExtent l="0" t="0" r="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244090"/>
                    </a:xfrm>
                    <a:prstGeom prst="rect">
                      <a:avLst/>
                    </a:prstGeom>
                  </pic:spPr>
                </pic:pic>
              </a:graphicData>
            </a:graphic>
          </wp:inline>
        </w:drawing>
      </w:r>
    </w:p>
    <w:p w14:paraId="152E8AEC" w14:textId="4E1B415E" w:rsidR="001C11DD" w:rsidRDefault="001C11DD" w:rsidP="001C11DD">
      <w:r>
        <w:t xml:space="preserve">Les étapes </w:t>
      </w:r>
      <w:r w:rsidR="001067FC">
        <w:t xml:space="preserve">qui s’enchainent et </w:t>
      </w:r>
      <w:r>
        <w:t>vont vous être détaillées dans les paragraphes suivants sont :</w:t>
      </w:r>
    </w:p>
    <w:p w14:paraId="5FA6C709" w14:textId="67429BC6" w:rsidR="001C11DD" w:rsidRDefault="001067FC" w:rsidP="001067FC">
      <w:pPr>
        <w:pStyle w:val="Paragraphedeliste"/>
        <w:numPr>
          <w:ilvl w:val="0"/>
          <w:numId w:val="22"/>
        </w:numPr>
      </w:pPr>
      <w:r>
        <w:lastRenderedPageBreak/>
        <w:t>Mise à disposition des données : Pegase produit automatiquement un extrait de ses données qui est déposé dans l’infrastructure PC-SCOL.</w:t>
      </w:r>
    </w:p>
    <w:p w14:paraId="015EF704" w14:textId="572E5B8F" w:rsidR="001067FC" w:rsidRDefault="001067FC" w:rsidP="001067FC">
      <w:pPr>
        <w:pStyle w:val="Paragraphedeliste"/>
        <w:numPr>
          <w:ilvl w:val="0"/>
          <w:numId w:val="22"/>
        </w:numPr>
      </w:pPr>
      <w:r w:rsidRPr="001067FC">
        <w:t>Création de la base DRE en établissement</w:t>
      </w:r>
      <w:r>
        <w:t> : l’établissement lance un script qui va transférer les données mises à disposition et les charger dans sa base DRE locale,</w:t>
      </w:r>
    </w:p>
    <w:p w14:paraId="287B66E6" w14:textId="0FB7C8FF" w:rsidR="001067FC" w:rsidRDefault="001067FC" w:rsidP="001067FC">
      <w:pPr>
        <w:pStyle w:val="Paragraphedeliste"/>
        <w:numPr>
          <w:ilvl w:val="0"/>
          <w:numId w:val="22"/>
        </w:numPr>
      </w:pPr>
      <w:r w:rsidRPr="001067FC">
        <w:t>Personnalisation de DRE</w:t>
      </w:r>
      <w:r>
        <w:t xml:space="preserve"> (option) : l’établissement peut exécuter des scripts permettant de compléter la base DRE (ajout d’utilisateurs, de droits, de </w:t>
      </w:r>
      <w:proofErr w:type="gramStart"/>
      <w:r>
        <w:t>vues, ….</w:t>
      </w:r>
      <w:proofErr w:type="gramEnd"/>
      <w:r>
        <w:t>).</w:t>
      </w:r>
    </w:p>
    <w:p w14:paraId="6767CA14" w14:textId="77777777" w:rsidR="00392D9C" w:rsidRDefault="00392D9C" w:rsidP="00392D9C">
      <w:pPr>
        <w:pStyle w:val="Titre3"/>
      </w:pPr>
      <w:bookmarkStart w:id="380" w:name="_Toc140654461"/>
      <w:bookmarkStart w:id="381" w:name="_Toc148623104"/>
      <w:r>
        <w:t>Mise à disposition des données</w:t>
      </w:r>
      <w:bookmarkEnd w:id="380"/>
      <w:bookmarkEnd w:id="381"/>
    </w:p>
    <w:p w14:paraId="13C05256" w14:textId="12F6C74E" w:rsidR="00A66CB8" w:rsidRDefault="0059624B" w:rsidP="00BB4F33">
      <w:r>
        <w:t>Un dump</w:t>
      </w:r>
      <w:r w:rsidR="00FE0C90">
        <w:t xml:space="preserve"> (export de données dans un format </w:t>
      </w:r>
      <w:proofErr w:type="spellStart"/>
      <w:r w:rsidR="001C11DD">
        <w:t>PostgreSql</w:t>
      </w:r>
      <w:proofErr w:type="spellEnd"/>
      <w:r w:rsidR="001C11DD">
        <w:t>)</w:t>
      </w:r>
      <w:r>
        <w:t xml:space="preserve"> de</w:t>
      </w:r>
      <w:r w:rsidR="008C3B14">
        <w:t xml:space="preserve"> chacune des </w:t>
      </w:r>
      <w:proofErr w:type="spellStart"/>
      <w:r w:rsidR="008C3B14">
        <w:t>Bdd</w:t>
      </w:r>
      <w:proofErr w:type="spellEnd"/>
      <w:r w:rsidR="008C3B14">
        <w:t xml:space="preserve"> Pegase mises à disposition pour DRE </w:t>
      </w:r>
      <w:r w:rsidRPr="008C3B14">
        <w:t>est créé</w:t>
      </w:r>
      <w:r w:rsidR="00B54C5D" w:rsidRPr="008C3B14">
        <w:t xml:space="preserve"> tous les</w:t>
      </w:r>
      <w:r w:rsidR="00B54C5D">
        <w:t xml:space="preserve"> soirs</w:t>
      </w:r>
      <w:r>
        <w:t xml:space="preserve"> dans un stockage dédié </w:t>
      </w:r>
      <w:r w:rsidR="001C11DD">
        <w:t>de l’infrastructure PC-SCOL</w:t>
      </w:r>
      <w:r w:rsidR="008C3B14">
        <w:t>.</w:t>
      </w:r>
      <w:r w:rsidR="00CD6F57">
        <w:t xml:space="preserve"> Cette extraction a lieu à 4h.</w:t>
      </w:r>
      <w:r w:rsidR="008C3B14">
        <w:t xml:space="preserve"> Ceci se matérialise par plusieurs fichiers nommés</w:t>
      </w:r>
      <w:r w:rsidR="00A66CB8">
        <w:t> :</w:t>
      </w:r>
    </w:p>
    <w:p w14:paraId="54236463" w14:textId="77777777" w:rsidR="00BB4F33" w:rsidRDefault="00A66CB8" w:rsidP="00E33BE9">
      <w:pPr>
        <w:pStyle w:val="Style4"/>
      </w:pPr>
      <w:r>
        <w:t>&lt;</w:t>
      </w:r>
      <w:proofErr w:type="gramStart"/>
      <w:r>
        <w:t>environnement</w:t>
      </w:r>
      <w:proofErr w:type="gramEnd"/>
      <w:r>
        <w:t>&gt;-&lt;service&gt;_&lt;Date AAAAMMJJ&gt;.bin</w:t>
      </w:r>
    </w:p>
    <w:p w14:paraId="6CCF1E2D" w14:textId="77777777" w:rsidR="00A66CB8" w:rsidRDefault="00A66CB8" w:rsidP="00E33BE9">
      <w:pPr>
        <w:pStyle w:val="Style4"/>
      </w:pPr>
      <w:r>
        <w:t xml:space="preserve">Soit par exemple pour le service CHC de l’UPHF : </w:t>
      </w:r>
      <w:r w:rsidRPr="00A66CB8">
        <w:t>uphf-chc_202305</w:t>
      </w:r>
      <w:r>
        <w:t>12</w:t>
      </w:r>
      <w:r w:rsidRPr="00A66CB8">
        <w:t>.bin</w:t>
      </w:r>
    </w:p>
    <w:p w14:paraId="60C599FC" w14:textId="77777777" w:rsidR="00CD6F57" w:rsidRDefault="00CD6F57" w:rsidP="00CD6F57">
      <w:r w:rsidRPr="00F01889">
        <w:t>L’application Pegase (gestionnaire et web) reste entièrement disponible durant le dump.</w:t>
      </w:r>
    </w:p>
    <w:p w14:paraId="17B13948" w14:textId="549BDBEE" w:rsidR="00CD6F57" w:rsidRDefault="00CD6F57" w:rsidP="00CD6F57">
      <w:r>
        <w:t>L</w:t>
      </w:r>
      <w:r w:rsidRPr="00107F04">
        <w:t xml:space="preserve">’espace de stockage sur lequel les fichiers seront mis à disposition est spécifique à chaque </w:t>
      </w:r>
      <w:r w:rsidR="0051129A">
        <w:t>instance Pegase</w:t>
      </w:r>
      <w:r w:rsidRPr="00107F04">
        <w:t>.</w:t>
      </w:r>
    </w:p>
    <w:p w14:paraId="04EF45BE" w14:textId="013E6BB9" w:rsidR="00A66CB8" w:rsidRDefault="00A66CB8" w:rsidP="00A66CB8">
      <w:r>
        <w:t xml:space="preserve">Ce mécanisme permet une mise à disposition des données </w:t>
      </w:r>
      <w:r w:rsidR="00107F04">
        <w:t>à J+1</w:t>
      </w:r>
      <w:r>
        <w:t xml:space="preserve"> (donc pas d</w:t>
      </w:r>
      <w:r w:rsidR="001C11DD">
        <w:t>e</w:t>
      </w:r>
      <w:r>
        <w:t xml:space="preserve"> temps réel pour l'accès aux données</w:t>
      </w:r>
      <w:r w:rsidR="001C11DD">
        <w:t xml:space="preserve"> via DRE</w:t>
      </w:r>
      <w:r>
        <w:t>)</w:t>
      </w:r>
      <w:r w:rsidR="00107F04">
        <w:t>.</w:t>
      </w:r>
    </w:p>
    <w:p w14:paraId="6A53418B" w14:textId="77777777" w:rsidR="00392D9C" w:rsidRDefault="003008AD" w:rsidP="00A66CB8">
      <w:pPr>
        <w:pStyle w:val="Titre3"/>
      </w:pPr>
      <w:bookmarkStart w:id="382" w:name="_Hlk135746261"/>
      <w:bookmarkStart w:id="383" w:name="_Toc140654462"/>
      <w:bookmarkStart w:id="384" w:name="_Toc148623105"/>
      <w:r>
        <w:t>Création de la base DRE en établissement</w:t>
      </w:r>
      <w:bookmarkEnd w:id="382"/>
      <w:bookmarkEnd w:id="383"/>
      <w:bookmarkEnd w:id="384"/>
    </w:p>
    <w:p w14:paraId="17066231" w14:textId="7285AE02" w:rsidR="00107F04" w:rsidRDefault="002D49C8" w:rsidP="00107F04">
      <w:r>
        <w:t xml:space="preserve">Le script exécutant cette étape sera spécifique à chaque établissement. Nous vous fournissons </w:t>
      </w:r>
      <w:r w:rsidR="0051129A">
        <w:t>en annexe</w:t>
      </w:r>
      <w:r>
        <w:t xml:space="preserve"> les éléments qui vous permettront de le créer, ainsi qu’un exemple de script paramétrable. L</w:t>
      </w:r>
      <w:r w:rsidR="00107F04">
        <w:t xml:space="preserve">es établissements auront </w:t>
      </w:r>
      <w:r>
        <w:t xml:space="preserve">l’initiative dans </w:t>
      </w:r>
      <w:r w:rsidR="00107F04">
        <w:t xml:space="preserve">le choix de l'heure du </w:t>
      </w:r>
      <w:r>
        <w:t>lancement du script.</w:t>
      </w:r>
    </w:p>
    <w:p w14:paraId="002DC133" w14:textId="4779DCB7" w:rsidR="003008AD" w:rsidRDefault="003008AD" w:rsidP="003008AD">
      <w:r>
        <w:t xml:space="preserve">Le mode opératoire fourni permet d'importer tous les schémas </w:t>
      </w:r>
      <w:r w:rsidR="002D49C8">
        <w:t>(chaque schéma correspond à la base de données d’un service Pegase</w:t>
      </w:r>
      <w:r w:rsidR="005E3CF5">
        <w:t xml:space="preserve">) </w:t>
      </w:r>
      <w:r>
        <w:t>dans une seule et même base de données. Toutes les données sont ainsi accessibles pour un utilisateur connecté avec les droits nécessaires et suffisants. Il suffit de préfixer dans les requêtes chaque table avec le nom du schéma auquel elle appartient.</w:t>
      </w:r>
    </w:p>
    <w:p w14:paraId="765965DD" w14:textId="77777777" w:rsidR="003008AD" w:rsidRDefault="003008AD" w:rsidP="00E33BE9">
      <w:pPr>
        <w:pStyle w:val="Style4"/>
      </w:pPr>
      <w:proofErr w:type="gramStart"/>
      <w:r>
        <w:t>exemple</w:t>
      </w:r>
      <w:proofErr w:type="gramEnd"/>
      <w:r>
        <w:t xml:space="preserve"> : select * </w:t>
      </w:r>
      <w:proofErr w:type="spellStart"/>
      <w:r>
        <w:t>from</w:t>
      </w:r>
      <w:proofErr w:type="spellEnd"/>
      <w:r>
        <w:t xml:space="preserve"> </w:t>
      </w:r>
      <w:proofErr w:type="spellStart"/>
      <w:r>
        <w:t>schema_gestion.apprenant</w:t>
      </w:r>
      <w:proofErr w:type="spellEnd"/>
      <w:r>
        <w:t>;</w:t>
      </w:r>
    </w:p>
    <w:p w14:paraId="44002ABB" w14:textId="5233DD32" w:rsidR="005E3CF5" w:rsidRDefault="005E3CF5" w:rsidP="003008AD">
      <w:r>
        <w:t xml:space="preserve">Les informations utiles à la création du script </w:t>
      </w:r>
      <w:r w:rsidR="0051129A">
        <w:t xml:space="preserve">et </w:t>
      </w:r>
      <w:r>
        <w:t>l’exemple sont fournis en annexe.</w:t>
      </w:r>
    </w:p>
    <w:p w14:paraId="671F86D3" w14:textId="2FFCA7DD" w:rsidR="003008AD" w:rsidRPr="003008AD" w:rsidRDefault="003008AD" w:rsidP="003008AD"/>
    <w:p w14:paraId="3F842F09" w14:textId="77777777" w:rsidR="00F01889" w:rsidRDefault="00F01889" w:rsidP="001E352B">
      <w:pPr>
        <w:pStyle w:val="Style1"/>
      </w:pPr>
      <w:bookmarkStart w:id="385" w:name="_Toc140654463"/>
      <w:bookmarkStart w:id="386" w:name="_Toc148623106"/>
      <w:r>
        <w:t>Personnalisation de DRE</w:t>
      </w:r>
      <w:bookmarkEnd w:id="385"/>
      <w:bookmarkEnd w:id="386"/>
    </w:p>
    <w:p w14:paraId="4D0D32B4" w14:textId="77777777" w:rsidR="00F01889" w:rsidRDefault="00F01889" w:rsidP="00F01889">
      <w:r>
        <w:t xml:space="preserve">Il n’y a aucune obligation de modifier le schéma de la </w:t>
      </w:r>
      <w:proofErr w:type="spellStart"/>
      <w:r>
        <w:t>Bdd</w:t>
      </w:r>
      <w:proofErr w:type="spellEnd"/>
      <w:r>
        <w:t xml:space="preserve"> DRE qui sera fourni par PC-SCOL.</w:t>
      </w:r>
    </w:p>
    <w:p w14:paraId="791455A1" w14:textId="16EA2012" w:rsidR="00F01889" w:rsidRDefault="00F01889" w:rsidP="00F01889">
      <w:r>
        <w:t>Il est par contre possible de le faire (par exemple : ajout de vue, ajout de droits, …)</w:t>
      </w:r>
      <w:r w:rsidR="00E33BE9">
        <w:t>. En effet, une fois cré</w:t>
      </w:r>
      <w:r w:rsidR="00F54608">
        <w:t>é</w:t>
      </w:r>
      <w:r w:rsidR="00E33BE9">
        <w:t>e dans votre infrastructure, l</w:t>
      </w:r>
      <w:r>
        <w:t>a base de données DRE sera entièrement gérée par l’établissement qui pourra donc la modifier à sa guise.</w:t>
      </w:r>
    </w:p>
    <w:p w14:paraId="538C4146" w14:textId="4F0C1090" w:rsidR="00FB2BED" w:rsidRDefault="00FB2BED" w:rsidP="00F01889">
      <w:r>
        <w:t>Attention : il est nécessaire de ré appliquer cette personnalisation après chaque exécution du script de création de DRE en établissement car la plupart des éléments sont écrasés et remplacés.</w:t>
      </w:r>
      <w:r w:rsidR="0072782B">
        <w:t xml:space="preserve"> La personnalisation peut être incluse dans le script quotidien.</w:t>
      </w:r>
    </w:p>
    <w:p w14:paraId="1C25EB11" w14:textId="719D4C80" w:rsidR="00F01889" w:rsidRDefault="00FB2BED" w:rsidP="00F01889">
      <w:r>
        <w:lastRenderedPageBreak/>
        <w:t xml:space="preserve">Parmi les personnalisations possibles il est fortement recommandé de </w:t>
      </w:r>
      <w:r w:rsidR="00F01889">
        <w:t>gérer les droits d’accès.</w:t>
      </w:r>
    </w:p>
    <w:p w14:paraId="3A8CCCCD" w14:textId="1CE44BCA" w:rsidR="00FB2BED" w:rsidRDefault="00FB2BED" w:rsidP="00F01889">
      <w:r>
        <w:t>Des exemples de scripts sont fournis en annexe</w:t>
      </w:r>
      <w:r w:rsidR="0072782B">
        <w:t>.</w:t>
      </w:r>
    </w:p>
    <w:p w14:paraId="1FEC82BD" w14:textId="77777777" w:rsidR="001E352B" w:rsidRDefault="001E352B">
      <w:r>
        <w:br w:type="page"/>
      </w:r>
    </w:p>
    <w:p w14:paraId="4F6058B6" w14:textId="77777777" w:rsidR="00BB4F33" w:rsidRDefault="00BB4F33" w:rsidP="00BB4F33"/>
    <w:p w14:paraId="3E3825F8" w14:textId="77777777" w:rsidR="00052519" w:rsidRPr="001E352B" w:rsidRDefault="00052519" w:rsidP="00052519">
      <w:pPr>
        <w:pStyle w:val="Titre1"/>
        <w:shd w:val="clear" w:color="auto" w:fill="373688"/>
        <w:rPr>
          <w:color w:val="FFFFFF" w:themeColor="background1"/>
        </w:rPr>
      </w:pPr>
      <w:bookmarkStart w:id="387" w:name="_Toc140654464"/>
      <w:bookmarkStart w:id="388" w:name="_Toc148623107"/>
      <w:r w:rsidRPr="001E352B">
        <w:rPr>
          <w:color w:val="FFFFFF" w:themeColor="background1"/>
        </w:rPr>
        <w:t>Les données</w:t>
      </w:r>
      <w:bookmarkEnd w:id="387"/>
      <w:bookmarkEnd w:id="388"/>
    </w:p>
    <w:p w14:paraId="0B156B7F" w14:textId="77777777" w:rsidR="00052519" w:rsidRDefault="00052519" w:rsidP="00052519"/>
    <w:p w14:paraId="4FC996CA" w14:textId="75204199" w:rsidR="003008AD" w:rsidRDefault="003008AD" w:rsidP="00052519">
      <w:pPr>
        <w:pStyle w:val="Style1"/>
      </w:pPr>
      <w:bookmarkStart w:id="389" w:name="_Toc140654465"/>
      <w:bookmarkStart w:id="390" w:name="_Toc148623108"/>
      <w:r>
        <w:t xml:space="preserve">Les </w:t>
      </w:r>
      <w:proofErr w:type="spellStart"/>
      <w:r>
        <w:t>Bdd</w:t>
      </w:r>
      <w:proofErr w:type="spellEnd"/>
      <w:r>
        <w:t xml:space="preserve"> </w:t>
      </w:r>
      <w:r w:rsidR="009D45BF">
        <w:t>constituant DRE</w:t>
      </w:r>
      <w:bookmarkEnd w:id="389"/>
      <w:bookmarkEnd w:id="390"/>
    </w:p>
    <w:p w14:paraId="0E5D794F" w14:textId="762328BB" w:rsidR="009D45BF" w:rsidRDefault="009D45BF" w:rsidP="00107F04">
      <w:r>
        <w:t>DRE regroupe dans une seule BDD</w:t>
      </w:r>
      <w:r w:rsidR="00B61D00">
        <w:t xml:space="preserve"> les BDD de plusieurs services de Pegase. Chaque BDD source est disponible dans un schéma de la base DRE.</w:t>
      </w:r>
    </w:p>
    <w:p w14:paraId="3DDE89F1" w14:textId="59BFDA6E" w:rsidR="00B61D00" w:rsidRDefault="00B61D00" w:rsidP="00107F04">
      <w:r>
        <w:t>Les BDD Pegase sont fournies dans leur format d’origine, à l’exception de certaines tables techniques</w:t>
      </w:r>
      <w:r w:rsidR="0051129A">
        <w:t xml:space="preserve"> qui ne seront pas fournies</w:t>
      </w:r>
      <w:r>
        <w:t xml:space="preserve">. </w:t>
      </w:r>
    </w:p>
    <w:p w14:paraId="1CF3FCFA" w14:textId="71817474" w:rsidR="009D45BF" w:rsidRDefault="009D45BF" w:rsidP="00107F04">
      <w:r>
        <w:t xml:space="preserve">Le tableau ci-dessous liste les bases de </w:t>
      </w:r>
      <w:r w:rsidR="00107F04">
        <w:t xml:space="preserve">données </w:t>
      </w:r>
      <w:r>
        <w:t xml:space="preserve">qui </w:t>
      </w:r>
      <w:r w:rsidR="00107F04">
        <w:t xml:space="preserve">vont alimenter la base </w:t>
      </w:r>
      <w:r>
        <w:t>DRE.</w:t>
      </w:r>
    </w:p>
    <w:tbl>
      <w:tblPr>
        <w:tblStyle w:val="Grilledutableau"/>
        <w:tblW w:w="0" w:type="auto"/>
        <w:tblLook w:val="04A0" w:firstRow="1" w:lastRow="0" w:firstColumn="1" w:lastColumn="0" w:noHBand="0" w:noVBand="1"/>
      </w:tblPr>
      <w:tblGrid>
        <w:gridCol w:w="2077"/>
        <w:gridCol w:w="2077"/>
        <w:gridCol w:w="2077"/>
        <w:gridCol w:w="1722"/>
      </w:tblGrid>
      <w:tr w:rsidR="00F54608" w:rsidRPr="009D45BF" w14:paraId="52F55085" w14:textId="77777777" w:rsidTr="00F54608">
        <w:trPr>
          <w:trHeight w:val="290"/>
        </w:trPr>
        <w:tc>
          <w:tcPr>
            <w:tcW w:w="2077" w:type="dxa"/>
          </w:tcPr>
          <w:p w14:paraId="3E27CE85" w14:textId="2140F78F" w:rsidR="00F54608" w:rsidRPr="009D45BF" w:rsidRDefault="00F54608" w:rsidP="00F54608">
            <w:pPr>
              <w:rPr>
                <w:b/>
                <w:bCs/>
              </w:rPr>
            </w:pPr>
            <w:r>
              <w:rPr>
                <w:b/>
                <w:bCs/>
              </w:rPr>
              <w:t>Module Pegase</w:t>
            </w:r>
          </w:p>
        </w:tc>
        <w:tc>
          <w:tcPr>
            <w:tcW w:w="2077" w:type="dxa"/>
          </w:tcPr>
          <w:p w14:paraId="574893DF" w14:textId="174CC1D3" w:rsidR="00F54608" w:rsidRPr="009D45BF" w:rsidRDefault="00F54608" w:rsidP="00F54608">
            <w:pPr>
              <w:rPr>
                <w:b/>
                <w:bCs/>
              </w:rPr>
            </w:pPr>
            <w:r>
              <w:rPr>
                <w:b/>
                <w:bCs/>
              </w:rPr>
              <w:t>S</w:t>
            </w:r>
            <w:r w:rsidRPr="009D45BF">
              <w:rPr>
                <w:b/>
                <w:bCs/>
              </w:rPr>
              <w:t>ervice</w:t>
            </w:r>
            <w:r>
              <w:rPr>
                <w:b/>
                <w:bCs/>
              </w:rPr>
              <w:t xml:space="preserve"> Pegase</w:t>
            </w:r>
          </w:p>
        </w:tc>
        <w:tc>
          <w:tcPr>
            <w:tcW w:w="2077" w:type="dxa"/>
            <w:noWrap/>
            <w:hideMark/>
          </w:tcPr>
          <w:p w14:paraId="35FEAB86" w14:textId="2BE3A548" w:rsidR="00F54608" w:rsidRPr="009D45BF" w:rsidRDefault="00F54608" w:rsidP="00F54608">
            <w:pPr>
              <w:rPr>
                <w:b/>
                <w:bCs/>
              </w:rPr>
            </w:pPr>
            <w:proofErr w:type="spellStart"/>
            <w:r w:rsidRPr="009D45BF">
              <w:rPr>
                <w:b/>
                <w:bCs/>
              </w:rPr>
              <w:t>Bdd</w:t>
            </w:r>
            <w:proofErr w:type="spellEnd"/>
            <w:r>
              <w:rPr>
                <w:b/>
                <w:bCs/>
              </w:rPr>
              <w:t xml:space="preserve"> Pegase</w:t>
            </w:r>
          </w:p>
        </w:tc>
        <w:tc>
          <w:tcPr>
            <w:tcW w:w="1722" w:type="dxa"/>
            <w:noWrap/>
            <w:hideMark/>
          </w:tcPr>
          <w:p w14:paraId="6FFECC36" w14:textId="77777777" w:rsidR="00F54608" w:rsidRPr="009D45BF" w:rsidRDefault="00F54608" w:rsidP="00F54608">
            <w:pPr>
              <w:rPr>
                <w:b/>
                <w:bCs/>
              </w:rPr>
            </w:pPr>
            <w:proofErr w:type="spellStart"/>
            <w:proofErr w:type="gramStart"/>
            <w:r w:rsidRPr="009D45BF">
              <w:rPr>
                <w:b/>
                <w:bCs/>
              </w:rPr>
              <w:t>schema</w:t>
            </w:r>
            <w:proofErr w:type="gramEnd"/>
            <w:r w:rsidRPr="009D45BF">
              <w:rPr>
                <w:b/>
                <w:bCs/>
              </w:rPr>
              <w:t>_bdd</w:t>
            </w:r>
            <w:proofErr w:type="spellEnd"/>
          </w:p>
        </w:tc>
      </w:tr>
      <w:tr w:rsidR="00F54608" w:rsidRPr="009D45BF" w14:paraId="1EB6AF7B" w14:textId="77777777" w:rsidTr="00F54608">
        <w:trPr>
          <w:trHeight w:val="290"/>
        </w:trPr>
        <w:tc>
          <w:tcPr>
            <w:tcW w:w="2077" w:type="dxa"/>
          </w:tcPr>
          <w:p w14:paraId="33E2EEA6" w14:textId="5465FA8C" w:rsidR="00F54608" w:rsidRPr="009D45BF" w:rsidRDefault="00F54608" w:rsidP="00F54608">
            <w:r>
              <w:t>CHC</w:t>
            </w:r>
          </w:p>
        </w:tc>
        <w:tc>
          <w:tcPr>
            <w:tcW w:w="2077" w:type="dxa"/>
          </w:tcPr>
          <w:p w14:paraId="22F297BB" w14:textId="76B482FB" w:rsidR="00F54608" w:rsidRPr="009D45BF" w:rsidRDefault="00F54608" w:rsidP="00F54608">
            <w:proofErr w:type="spellStart"/>
            <w:proofErr w:type="gramStart"/>
            <w:r w:rsidRPr="009D45BF">
              <w:t>chc</w:t>
            </w:r>
            <w:proofErr w:type="spellEnd"/>
            <w:proofErr w:type="gramEnd"/>
            <w:r w:rsidRPr="009D45BF">
              <w:t>-server</w:t>
            </w:r>
          </w:p>
        </w:tc>
        <w:tc>
          <w:tcPr>
            <w:tcW w:w="2077" w:type="dxa"/>
            <w:noWrap/>
            <w:hideMark/>
          </w:tcPr>
          <w:p w14:paraId="281ECE31" w14:textId="165DAE40" w:rsidR="00F54608" w:rsidRPr="009D45BF" w:rsidRDefault="00F54608" w:rsidP="00F54608">
            <w:proofErr w:type="spellStart"/>
            <w:proofErr w:type="gramStart"/>
            <w:r w:rsidRPr="009D45BF">
              <w:t>chc</w:t>
            </w:r>
            <w:proofErr w:type="gramEnd"/>
            <w:r w:rsidRPr="009D45BF">
              <w:t>-db-postgres</w:t>
            </w:r>
            <w:proofErr w:type="spellEnd"/>
          </w:p>
        </w:tc>
        <w:tc>
          <w:tcPr>
            <w:tcW w:w="1722" w:type="dxa"/>
            <w:noWrap/>
            <w:hideMark/>
          </w:tcPr>
          <w:p w14:paraId="09F9096B" w14:textId="77777777" w:rsidR="00F54608" w:rsidRPr="009D45BF" w:rsidRDefault="00F54608" w:rsidP="00F54608">
            <w:proofErr w:type="spellStart"/>
            <w:proofErr w:type="gramStart"/>
            <w:r w:rsidRPr="009D45BF">
              <w:t>schema</w:t>
            </w:r>
            <w:proofErr w:type="gramEnd"/>
            <w:r w:rsidRPr="009D45BF">
              <w:t>-chc</w:t>
            </w:r>
            <w:proofErr w:type="spellEnd"/>
          </w:p>
        </w:tc>
      </w:tr>
      <w:tr w:rsidR="00F54608" w:rsidRPr="009D45BF" w14:paraId="252C09F0" w14:textId="77777777" w:rsidTr="00F54608">
        <w:trPr>
          <w:trHeight w:val="290"/>
        </w:trPr>
        <w:tc>
          <w:tcPr>
            <w:tcW w:w="2077" w:type="dxa"/>
          </w:tcPr>
          <w:p w14:paraId="66325C0E" w14:textId="67499F47" w:rsidR="00F54608" w:rsidRPr="009D45BF" w:rsidRDefault="00F54608" w:rsidP="00F54608">
            <w:r>
              <w:t>COC</w:t>
            </w:r>
          </w:p>
        </w:tc>
        <w:tc>
          <w:tcPr>
            <w:tcW w:w="2077" w:type="dxa"/>
          </w:tcPr>
          <w:p w14:paraId="3A7BED59" w14:textId="0611D465" w:rsidR="00F54608" w:rsidRPr="009D45BF" w:rsidRDefault="00F54608" w:rsidP="00F54608">
            <w:proofErr w:type="gramStart"/>
            <w:r w:rsidRPr="009D45BF">
              <w:t>coc</w:t>
            </w:r>
            <w:proofErr w:type="gramEnd"/>
            <w:r w:rsidRPr="009D45BF">
              <w:t>-server</w:t>
            </w:r>
          </w:p>
        </w:tc>
        <w:tc>
          <w:tcPr>
            <w:tcW w:w="2077" w:type="dxa"/>
            <w:noWrap/>
            <w:hideMark/>
          </w:tcPr>
          <w:p w14:paraId="6176CF9B" w14:textId="4FB3A98A" w:rsidR="00F54608" w:rsidRPr="009D45BF" w:rsidRDefault="00F54608" w:rsidP="00F54608">
            <w:proofErr w:type="gramStart"/>
            <w:r w:rsidRPr="009D45BF">
              <w:t>coc</w:t>
            </w:r>
            <w:proofErr w:type="gramEnd"/>
            <w:r w:rsidRPr="009D45BF">
              <w:t>-</w:t>
            </w:r>
            <w:proofErr w:type="spellStart"/>
            <w:r w:rsidRPr="009D45BF">
              <w:t>db</w:t>
            </w:r>
            <w:proofErr w:type="spellEnd"/>
            <w:r w:rsidRPr="009D45BF">
              <w:t>-</w:t>
            </w:r>
            <w:proofErr w:type="spellStart"/>
            <w:r w:rsidRPr="009D45BF">
              <w:t>postgres</w:t>
            </w:r>
            <w:proofErr w:type="spellEnd"/>
          </w:p>
        </w:tc>
        <w:tc>
          <w:tcPr>
            <w:tcW w:w="1722" w:type="dxa"/>
            <w:noWrap/>
            <w:hideMark/>
          </w:tcPr>
          <w:p w14:paraId="440C64FA" w14:textId="77777777" w:rsidR="00F54608" w:rsidRPr="009D45BF" w:rsidRDefault="00F54608" w:rsidP="00F54608">
            <w:proofErr w:type="spellStart"/>
            <w:proofErr w:type="gramStart"/>
            <w:r w:rsidRPr="009D45BF">
              <w:t>schema</w:t>
            </w:r>
            <w:proofErr w:type="spellEnd"/>
            <w:proofErr w:type="gramEnd"/>
            <w:r w:rsidRPr="009D45BF">
              <w:t>-coc</w:t>
            </w:r>
          </w:p>
        </w:tc>
      </w:tr>
      <w:tr w:rsidR="00F54608" w:rsidRPr="009D45BF" w14:paraId="53CCBE38" w14:textId="77777777" w:rsidTr="00F54608">
        <w:trPr>
          <w:trHeight w:val="290"/>
        </w:trPr>
        <w:tc>
          <w:tcPr>
            <w:tcW w:w="2077" w:type="dxa"/>
          </w:tcPr>
          <w:p w14:paraId="3CA65AB8" w14:textId="0E705F81" w:rsidR="00F54608" w:rsidRDefault="00F54608" w:rsidP="00F54608">
            <w:r>
              <w:t>ADMISSION (inclus dans INS)</w:t>
            </w:r>
          </w:p>
        </w:tc>
        <w:tc>
          <w:tcPr>
            <w:tcW w:w="2077" w:type="dxa"/>
          </w:tcPr>
          <w:p w14:paraId="113C82D6" w14:textId="750DC7E2" w:rsidR="00F54608" w:rsidRDefault="00F54608" w:rsidP="00F54608">
            <w:r w:rsidRPr="009D45BF">
              <w:t>INS-candidature-server</w:t>
            </w:r>
          </w:p>
        </w:tc>
        <w:tc>
          <w:tcPr>
            <w:tcW w:w="2077" w:type="dxa"/>
            <w:noWrap/>
            <w:hideMark/>
          </w:tcPr>
          <w:p w14:paraId="2585FFC6" w14:textId="3F4D3D7C" w:rsidR="00F54608" w:rsidRPr="009D45BF" w:rsidRDefault="00F54608" w:rsidP="00F54608">
            <w:proofErr w:type="gramStart"/>
            <w:r>
              <w:t>ins</w:t>
            </w:r>
            <w:proofErr w:type="gramEnd"/>
            <w:r w:rsidRPr="009D45BF">
              <w:t>-</w:t>
            </w:r>
            <w:proofErr w:type="spellStart"/>
            <w:r w:rsidRPr="009D45BF">
              <w:t>db</w:t>
            </w:r>
            <w:proofErr w:type="spellEnd"/>
            <w:r w:rsidRPr="009D45BF">
              <w:t>-</w:t>
            </w:r>
            <w:proofErr w:type="spellStart"/>
            <w:r w:rsidRPr="009D45BF">
              <w:t>postgres</w:t>
            </w:r>
            <w:proofErr w:type="spellEnd"/>
          </w:p>
        </w:tc>
        <w:tc>
          <w:tcPr>
            <w:tcW w:w="1722" w:type="dxa"/>
            <w:noWrap/>
            <w:hideMark/>
          </w:tcPr>
          <w:p w14:paraId="7B3D1583" w14:textId="77777777" w:rsidR="00F54608" w:rsidRPr="009D45BF" w:rsidRDefault="00F54608" w:rsidP="00F54608">
            <w:proofErr w:type="spellStart"/>
            <w:proofErr w:type="gramStart"/>
            <w:r w:rsidRPr="009D45BF">
              <w:t>schema</w:t>
            </w:r>
            <w:proofErr w:type="spellEnd"/>
            <w:proofErr w:type="gramEnd"/>
            <w:r w:rsidRPr="009D45BF">
              <w:t>-inscription</w:t>
            </w:r>
          </w:p>
        </w:tc>
      </w:tr>
      <w:tr w:rsidR="00F54608" w:rsidRPr="009D45BF" w14:paraId="7111D085" w14:textId="77777777" w:rsidTr="00F54608">
        <w:trPr>
          <w:trHeight w:val="290"/>
        </w:trPr>
        <w:tc>
          <w:tcPr>
            <w:tcW w:w="2077" w:type="dxa"/>
          </w:tcPr>
          <w:p w14:paraId="0DAAD439" w14:textId="080CA33F" w:rsidR="00F54608" w:rsidRPr="009D45BF" w:rsidRDefault="00F54608" w:rsidP="00F54608">
            <w:r>
              <w:t>INS (gestionnaire)</w:t>
            </w:r>
          </w:p>
        </w:tc>
        <w:tc>
          <w:tcPr>
            <w:tcW w:w="2077" w:type="dxa"/>
          </w:tcPr>
          <w:p w14:paraId="509D29D4" w14:textId="2CBA14DA" w:rsidR="00F54608" w:rsidRPr="009D45BF" w:rsidRDefault="00F54608" w:rsidP="00F54608">
            <w:proofErr w:type="gramStart"/>
            <w:r w:rsidRPr="009D45BF">
              <w:t>ins</w:t>
            </w:r>
            <w:proofErr w:type="gramEnd"/>
            <w:r w:rsidRPr="009D45BF">
              <w:t>-gestion-server</w:t>
            </w:r>
          </w:p>
        </w:tc>
        <w:tc>
          <w:tcPr>
            <w:tcW w:w="2077" w:type="dxa"/>
            <w:noWrap/>
            <w:hideMark/>
          </w:tcPr>
          <w:p w14:paraId="70AA3AE4" w14:textId="5973F57A" w:rsidR="00F54608" w:rsidRPr="009D45BF" w:rsidRDefault="00F54608" w:rsidP="00F54608">
            <w:proofErr w:type="gramStart"/>
            <w:r w:rsidRPr="009D45BF">
              <w:t>ins</w:t>
            </w:r>
            <w:proofErr w:type="gramEnd"/>
            <w:r w:rsidRPr="009D45BF">
              <w:t>-gestion-</w:t>
            </w:r>
            <w:proofErr w:type="spellStart"/>
            <w:r w:rsidRPr="009D45BF">
              <w:t>db</w:t>
            </w:r>
            <w:proofErr w:type="spellEnd"/>
            <w:r w:rsidRPr="009D45BF">
              <w:t>-</w:t>
            </w:r>
            <w:proofErr w:type="spellStart"/>
            <w:r w:rsidRPr="009D45BF">
              <w:t>postgres</w:t>
            </w:r>
            <w:proofErr w:type="spellEnd"/>
          </w:p>
        </w:tc>
        <w:tc>
          <w:tcPr>
            <w:tcW w:w="1722" w:type="dxa"/>
            <w:noWrap/>
            <w:hideMark/>
          </w:tcPr>
          <w:p w14:paraId="5C912F1D" w14:textId="77777777" w:rsidR="00F54608" w:rsidRPr="009D45BF" w:rsidRDefault="00F54608" w:rsidP="00F54608">
            <w:proofErr w:type="spellStart"/>
            <w:proofErr w:type="gramStart"/>
            <w:r w:rsidRPr="009D45BF">
              <w:t>schema</w:t>
            </w:r>
            <w:proofErr w:type="spellEnd"/>
            <w:proofErr w:type="gramEnd"/>
            <w:r w:rsidRPr="009D45BF">
              <w:t>-gestion</w:t>
            </w:r>
          </w:p>
        </w:tc>
      </w:tr>
      <w:tr w:rsidR="00F54608" w:rsidRPr="009D45BF" w14:paraId="19242772" w14:textId="77777777" w:rsidTr="00F54608">
        <w:trPr>
          <w:trHeight w:val="290"/>
        </w:trPr>
        <w:tc>
          <w:tcPr>
            <w:tcW w:w="2077" w:type="dxa"/>
          </w:tcPr>
          <w:p w14:paraId="2147585B" w14:textId="67DF5105" w:rsidR="00F54608" w:rsidRPr="009D45BF" w:rsidRDefault="00F54608" w:rsidP="00F54608">
            <w:r>
              <w:t>MOF</w:t>
            </w:r>
          </w:p>
        </w:tc>
        <w:tc>
          <w:tcPr>
            <w:tcW w:w="2077" w:type="dxa"/>
          </w:tcPr>
          <w:p w14:paraId="033C3D57" w14:textId="79BEAA76" w:rsidR="00F54608" w:rsidRPr="009D45BF" w:rsidRDefault="00F54608" w:rsidP="00F54608">
            <w:proofErr w:type="spellStart"/>
            <w:proofErr w:type="gramStart"/>
            <w:r w:rsidRPr="009D45BF">
              <w:t>mof</w:t>
            </w:r>
            <w:proofErr w:type="spellEnd"/>
            <w:proofErr w:type="gramEnd"/>
            <w:r w:rsidRPr="009D45BF">
              <w:t>-server</w:t>
            </w:r>
          </w:p>
        </w:tc>
        <w:tc>
          <w:tcPr>
            <w:tcW w:w="2077" w:type="dxa"/>
            <w:noWrap/>
            <w:hideMark/>
          </w:tcPr>
          <w:p w14:paraId="53797C6B" w14:textId="385A820F" w:rsidR="00F54608" w:rsidRPr="009D45BF" w:rsidRDefault="00F54608" w:rsidP="00F54608">
            <w:proofErr w:type="spellStart"/>
            <w:proofErr w:type="gramStart"/>
            <w:r w:rsidRPr="009D45BF">
              <w:t>mof</w:t>
            </w:r>
            <w:proofErr w:type="gramEnd"/>
            <w:r w:rsidRPr="009D45BF">
              <w:t>-db-postgres</w:t>
            </w:r>
            <w:proofErr w:type="spellEnd"/>
          </w:p>
        </w:tc>
        <w:tc>
          <w:tcPr>
            <w:tcW w:w="1722" w:type="dxa"/>
            <w:noWrap/>
            <w:hideMark/>
          </w:tcPr>
          <w:p w14:paraId="77F1408F" w14:textId="77777777" w:rsidR="00F54608" w:rsidRPr="009D45BF" w:rsidRDefault="00F54608" w:rsidP="00F54608">
            <w:proofErr w:type="spellStart"/>
            <w:proofErr w:type="gramStart"/>
            <w:r w:rsidRPr="009D45BF">
              <w:t>schema</w:t>
            </w:r>
            <w:proofErr w:type="gramEnd"/>
            <w:r w:rsidRPr="009D45BF">
              <w:t>-mof</w:t>
            </w:r>
            <w:proofErr w:type="spellEnd"/>
          </w:p>
        </w:tc>
      </w:tr>
      <w:tr w:rsidR="00F54608" w:rsidRPr="009D45BF" w14:paraId="7592C5FB" w14:textId="77777777" w:rsidTr="00F54608">
        <w:trPr>
          <w:trHeight w:val="290"/>
        </w:trPr>
        <w:tc>
          <w:tcPr>
            <w:tcW w:w="2077" w:type="dxa"/>
          </w:tcPr>
          <w:p w14:paraId="55BCBE0A" w14:textId="7D34224D" w:rsidR="00F54608" w:rsidRPr="009D45BF" w:rsidRDefault="00F54608" w:rsidP="00F54608">
            <w:r>
              <w:t>PAI</w:t>
            </w:r>
          </w:p>
        </w:tc>
        <w:tc>
          <w:tcPr>
            <w:tcW w:w="2077" w:type="dxa"/>
          </w:tcPr>
          <w:p w14:paraId="494E6203" w14:textId="229E64B5" w:rsidR="00F54608" w:rsidRPr="009D45BF" w:rsidRDefault="00F54608" w:rsidP="00F54608">
            <w:proofErr w:type="gramStart"/>
            <w:r w:rsidRPr="009D45BF">
              <w:t>pai</w:t>
            </w:r>
            <w:proofErr w:type="gramEnd"/>
            <w:r w:rsidRPr="009D45BF">
              <w:t>-server</w:t>
            </w:r>
          </w:p>
        </w:tc>
        <w:tc>
          <w:tcPr>
            <w:tcW w:w="2077" w:type="dxa"/>
            <w:noWrap/>
            <w:hideMark/>
          </w:tcPr>
          <w:p w14:paraId="1B09FE62" w14:textId="3909D573" w:rsidR="00F54608" w:rsidRPr="009D45BF" w:rsidRDefault="00F54608" w:rsidP="00F54608">
            <w:proofErr w:type="gramStart"/>
            <w:r w:rsidRPr="009D45BF">
              <w:t>pai</w:t>
            </w:r>
            <w:proofErr w:type="gramEnd"/>
            <w:r w:rsidRPr="009D45BF">
              <w:t>-</w:t>
            </w:r>
            <w:proofErr w:type="spellStart"/>
            <w:r w:rsidRPr="009D45BF">
              <w:t>db</w:t>
            </w:r>
            <w:proofErr w:type="spellEnd"/>
            <w:r w:rsidRPr="009D45BF">
              <w:t>-</w:t>
            </w:r>
            <w:proofErr w:type="spellStart"/>
            <w:r w:rsidRPr="009D45BF">
              <w:t>postgres</w:t>
            </w:r>
            <w:proofErr w:type="spellEnd"/>
          </w:p>
        </w:tc>
        <w:tc>
          <w:tcPr>
            <w:tcW w:w="1722" w:type="dxa"/>
            <w:noWrap/>
            <w:hideMark/>
          </w:tcPr>
          <w:p w14:paraId="2690FB71" w14:textId="77777777" w:rsidR="00F54608" w:rsidRPr="009D45BF" w:rsidRDefault="00F54608" w:rsidP="00F54608">
            <w:proofErr w:type="spellStart"/>
            <w:proofErr w:type="gramStart"/>
            <w:r w:rsidRPr="009D45BF">
              <w:t>schema</w:t>
            </w:r>
            <w:proofErr w:type="spellEnd"/>
            <w:proofErr w:type="gramEnd"/>
            <w:r w:rsidRPr="009D45BF">
              <w:t>-pai</w:t>
            </w:r>
          </w:p>
        </w:tc>
      </w:tr>
      <w:tr w:rsidR="00F54608" w:rsidRPr="009D45BF" w14:paraId="421B0F3E" w14:textId="77777777" w:rsidTr="00F54608">
        <w:trPr>
          <w:trHeight w:val="290"/>
        </w:trPr>
        <w:tc>
          <w:tcPr>
            <w:tcW w:w="2077" w:type="dxa"/>
          </w:tcPr>
          <w:p w14:paraId="7BBD79BB" w14:textId="5414DCFB" w:rsidR="00F54608" w:rsidRPr="009D45BF" w:rsidRDefault="00F54608" w:rsidP="00F54608">
            <w:r>
              <w:t>REF</w:t>
            </w:r>
          </w:p>
        </w:tc>
        <w:tc>
          <w:tcPr>
            <w:tcW w:w="2077" w:type="dxa"/>
          </w:tcPr>
          <w:p w14:paraId="75B30D4A" w14:textId="318A46B3" w:rsidR="00F54608" w:rsidRPr="009D45BF" w:rsidRDefault="00F54608" w:rsidP="00F54608">
            <w:proofErr w:type="spellStart"/>
            <w:proofErr w:type="gramStart"/>
            <w:r w:rsidRPr="009D45BF">
              <w:t>ref</w:t>
            </w:r>
            <w:proofErr w:type="spellEnd"/>
            <w:proofErr w:type="gramEnd"/>
            <w:r w:rsidRPr="009D45BF">
              <w:t>-server</w:t>
            </w:r>
          </w:p>
        </w:tc>
        <w:tc>
          <w:tcPr>
            <w:tcW w:w="2077" w:type="dxa"/>
            <w:noWrap/>
            <w:hideMark/>
          </w:tcPr>
          <w:p w14:paraId="1AC22F23" w14:textId="5F12F7A3" w:rsidR="00F54608" w:rsidRPr="009D45BF" w:rsidRDefault="00F54608" w:rsidP="00F54608">
            <w:proofErr w:type="spellStart"/>
            <w:proofErr w:type="gramStart"/>
            <w:r w:rsidRPr="009D45BF">
              <w:t>ref</w:t>
            </w:r>
            <w:proofErr w:type="gramEnd"/>
            <w:r w:rsidRPr="009D45BF">
              <w:t>-db-postgres</w:t>
            </w:r>
            <w:proofErr w:type="spellEnd"/>
          </w:p>
        </w:tc>
        <w:tc>
          <w:tcPr>
            <w:tcW w:w="1722" w:type="dxa"/>
            <w:noWrap/>
            <w:hideMark/>
          </w:tcPr>
          <w:p w14:paraId="7F100773" w14:textId="77777777" w:rsidR="00F54608" w:rsidRPr="009D45BF" w:rsidRDefault="00F54608" w:rsidP="00F54608">
            <w:proofErr w:type="spellStart"/>
            <w:proofErr w:type="gramStart"/>
            <w:r w:rsidRPr="009D45BF">
              <w:t>schema</w:t>
            </w:r>
            <w:proofErr w:type="gramEnd"/>
            <w:r w:rsidRPr="009D45BF">
              <w:t>_ref</w:t>
            </w:r>
            <w:proofErr w:type="spellEnd"/>
          </w:p>
        </w:tc>
      </w:tr>
    </w:tbl>
    <w:p w14:paraId="4F63D0B2" w14:textId="424252AC" w:rsidR="009D45BF" w:rsidRDefault="009D45BF" w:rsidP="00107F04"/>
    <w:p w14:paraId="056A64DC" w14:textId="14746E55" w:rsidR="009D45BF" w:rsidRDefault="009D45BF" w:rsidP="00107F04">
      <w:r>
        <w:t xml:space="preserve">Le nom du schéma dans la </w:t>
      </w:r>
      <w:proofErr w:type="spellStart"/>
      <w:r>
        <w:t>bdd</w:t>
      </w:r>
      <w:proofErr w:type="spellEnd"/>
      <w:r>
        <w:t xml:space="preserve"> DRE est la colonne de droite. </w:t>
      </w:r>
    </w:p>
    <w:p w14:paraId="4660C2B8" w14:textId="1451B7CA" w:rsidR="003008AD" w:rsidRDefault="00107F04" w:rsidP="00107F04">
      <w:r>
        <w:t xml:space="preserve">Il n’y aura pas </w:t>
      </w:r>
      <w:r w:rsidR="00B61D00">
        <w:t>dans</w:t>
      </w:r>
      <w:r w:rsidR="009D45BF">
        <w:t xml:space="preserve"> DRE </w:t>
      </w:r>
      <w:r>
        <w:t>les bases de données MongoDB et Neo4j (donc pas COF).</w:t>
      </w:r>
    </w:p>
    <w:p w14:paraId="2E9169B4" w14:textId="1E048552" w:rsidR="00052519" w:rsidRDefault="00052519" w:rsidP="00052519">
      <w:pPr>
        <w:pStyle w:val="Style1"/>
      </w:pPr>
      <w:bookmarkStart w:id="391" w:name="_Toc140654466"/>
      <w:bookmarkStart w:id="392" w:name="_Toc148623109"/>
      <w:r>
        <w:t>Modèle de données</w:t>
      </w:r>
      <w:bookmarkEnd w:id="391"/>
      <w:bookmarkEnd w:id="392"/>
    </w:p>
    <w:p w14:paraId="2E7B5276" w14:textId="5FAC525B" w:rsidR="00B61D00" w:rsidRDefault="001B6525" w:rsidP="00B61D00">
      <w:r w:rsidRPr="001B6525">
        <w:t xml:space="preserve">Les modèles de données sont fournis en annexe : </w:t>
      </w:r>
    </w:p>
    <w:p w14:paraId="70E05030" w14:textId="047C5D48" w:rsidR="001B6525" w:rsidRDefault="001B6525" w:rsidP="001B6525">
      <w:pPr>
        <w:pStyle w:val="Paragraphedeliste"/>
        <w:numPr>
          <w:ilvl w:val="0"/>
          <w:numId w:val="28"/>
        </w:numPr>
      </w:pPr>
      <w:r>
        <w:t>Un modèle métier qui décrit les entités et leurs identifiants. Il se présente sous forme de schéma et d’un tableau des entités</w:t>
      </w:r>
    </w:p>
    <w:p w14:paraId="321355B2" w14:textId="6184B042" w:rsidR="001B6525" w:rsidRDefault="001B6525" w:rsidP="001B6525">
      <w:pPr>
        <w:pStyle w:val="Paragraphedeliste"/>
        <w:numPr>
          <w:ilvl w:val="0"/>
          <w:numId w:val="28"/>
        </w:numPr>
        <w:rPr>
          <w:ins w:id="393" w:author="COUTIN Stéphane" w:date="2023-10-18T09:29:00Z"/>
        </w:rPr>
      </w:pPr>
      <w:r>
        <w:t>Un dictionnaire des données identifiant pour chacun des schémas les tables et colonnes, avec des commentaires descriptifs qui ne couvrent pas à ce jour l’ensemble du modèle.</w:t>
      </w:r>
    </w:p>
    <w:p w14:paraId="3A6AAC78" w14:textId="5DF53497" w:rsidR="009144A1" w:rsidRDefault="009144A1" w:rsidP="001B6525">
      <w:pPr>
        <w:pStyle w:val="Paragraphedeliste"/>
        <w:numPr>
          <w:ilvl w:val="0"/>
          <w:numId w:val="28"/>
        </w:numPr>
      </w:pPr>
      <w:ins w:id="394" w:author="COUTIN Stéphane" w:date="2023-10-18T09:29:00Z">
        <w:r>
          <w:t xml:space="preserve">Un tableau précisant les évolutions </w:t>
        </w:r>
      </w:ins>
      <w:ins w:id="395" w:author="COUTIN Stéphane" w:date="2023-10-18T09:30:00Z">
        <w:r>
          <w:t>de tables et colonnes depuis</w:t>
        </w:r>
      </w:ins>
      <w:ins w:id="396" w:author="COUTIN Stéphane" w:date="2023-10-18T09:29:00Z">
        <w:r>
          <w:t xml:space="preserve"> l</w:t>
        </w:r>
      </w:ins>
      <w:ins w:id="397" w:author="COUTIN Stéphane" w:date="2023-10-18T09:30:00Z">
        <w:r>
          <w:t>a version précédente.</w:t>
        </w:r>
      </w:ins>
    </w:p>
    <w:p w14:paraId="38347A11" w14:textId="54B0F08A" w:rsidR="001B6525" w:rsidRDefault="001B6525" w:rsidP="001B6525">
      <w:r>
        <w:t>Pour chaque entité métier, il est indiqué l</w:t>
      </w:r>
      <w:r w:rsidR="003A6EE9">
        <w:t>e schéma et la table qui est son stockage primaire. Une même entité pourra à partir de cette table être répliquée dans d’autres schéma avec tout ou partie de ses attributs (colonnes).</w:t>
      </w:r>
    </w:p>
    <w:p w14:paraId="1B90DC36" w14:textId="77777777" w:rsidR="00052519" w:rsidRDefault="00052519" w:rsidP="00052519">
      <w:pPr>
        <w:rPr>
          <w:rFonts w:ascii="Calibri Light" w:eastAsia="Calibri Light" w:hAnsi="Calibri Light" w:cs="Calibri Light"/>
          <w:color w:val="FFFFFF" w:themeColor="background1"/>
          <w:sz w:val="32"/>
          <w:szCs w:val="32"/>
        </w:rPr>
      </w:pPr>
      <w:r>
        <w:rPr>
          <w:color w:val="FFFFFF" w:themeColor="background1"/>
        </w:rPr>
        <w:br w:type="page"/>
      </w:r>
    </w:p>
    <w:p w14:paraId="1F5CB17A" w14:textId="77777777" w:rsidR="00052519" w:rsidRDefault="00052519" w:rsidP="001E352B">
      <w:pPr>
        <w:pStyle w:val="Titre1"/>
        <w:shd w:val="clear" w:color="auto" w:fill="373688"/>
        <w:rPr>
          <w:color w:val="FFFFFF" w:themeColor="background1"/>
        </w:rPr>
      </w:pPr>
      <w:bookmarkStart w:id="398" w:name="_Toc140654467"/>
      <w:bookmarkStart w:id="399" w:name="_Toc148623110"/>
      <w:r>
        <w:rPr>
          <w:color w:val="FFFFFF" w:themeColor="background1"/>
        </w:rPr>
        <w:lastRenderedPageBreak/>
        <w:t>Utilisation de DRE</w:t>
      </w:r>
      <w:bookmarkEnd w:id="398"/>
      <w:bookmarkEnd w:id="399"/>
    </w:p>
    <w:p w14:paraId="42114F17" w14:textId="77777777" w:rsidR="00052519" w:rsidRDefault="00052519" w:rsidP="00052519"/>
    <w:p w14:paraId="2D1400EB" w14:textId="77777777" w:rsidR="00EA4D39" w:rsidRDefault="00EA4D39" w:rsidP="00FA42D7">
      <w:pPr>
        <w:pStyle w:val="Titre2"/>
      </w:pPr>
      <w:bookmarkStart w:id="400" w:name="_Toc140654468"/>
      <w:bookmarkStart w:id="401" w:name="_Toc148623111"/>
      <w:r>
        <w:t>Usage</w:t>
      </w:r>
      <w:bookmarkEnd w:id="400"/>
      <w:bookmarkEnd w:id="401"/>
    </w:p>
    <w:p w14:paraId="5172FC0F" w14:textId="5EEE7AD7" w:rsidR="00856D89" w:rsidRDefault="00856D89" w:rsidP="00FA42D7">
      <w:r>
        <w:t>DRE est un des composants permettant d’accéder aux données de Pegase depuis l’extérieur de l’application. C’est un complément aux API et connecteurs, mais également à des outils d’extraction qui seront intégrés dans l’application Pegase.</w:t>
      </w:r>
    </w:p>
    <w:p w14:paraId="4691589E" w14:textId="47CDD30A" w:rsidR="00FA42D7" w:rsidRDefault="00FA42D7" w:rsidP="00FA42D7">
      <w:r>
        <w:t xml:space="preserve">DRE est orienté vers le </w:t>
      </w:r>
      <w:proofErr w:type="spellStart"/>
      <w:r>
        <w:t>reporting</w:t>
      </w:r>
      <w:proofErr w:type="spellEnd"/>
      <w:r>
        <w:t xml:space="preserve"> et les enquêtes</w:t>
      </w:r>
      <w:r w:rsidR="00856D89">
        <w:t>, et plus largement toutes les requêtes. Il est particulièrement adapté :</w:t>
      </w:r>
    </w:p>
    <w:p w14:paraId="3E25F708" w14:textId="15E2738D" w:rsidR="00856D89" w:rsidRDefault="00856D89" w:rsidP="00856D89">
      <w:pPr>
        <w:pStyle w:val="Paragraphedeliste"/>
        <w:numPr>
          <w:ilvl w:val="0"/>
          <w:numId w:val="23"/>
        </w:numPr>
      </w:pPr>
      <w:r>
        <w:t>Aux extractions demandant des jointures complexes</w:t>
      </w:r>
    </w:p>
    <w:p w14:paraId="52C8B5B9" w14:textId="73449E03" w:rsidR="00856D89" w:rsidRDefault="00856D89" w:rsidP="00856D89">
      <w:pPr>
        <w:pStyle w:val="Paragraphedeliste"/>
        <w:numPr>
          <w:ilvl w:val="0"/>
          <w:numId w:val="23"/>
        </w:numPr>
      </w:pPr>
      <w:r>
        <w:t>Aux extractions combinant des données issues de plusieurs modules de Pegase</w:t>
      </w:r>
    </w:p>
    <w:p w14:paraId="2A6EBE05" w14:textId="276A1FE6" w:rsidR="00856D89" w:rsidRDefault="00856D89" w:rsidP="00856D89">
      <w:pPr>
        <w:pStyle w:val="Paragraphedeliste"/>
        <w:numPr>
          <w:ilvl w:val="0"/>
          <w:numId w:val="23"/>
        </w:numPr>
      </w:pPr>
      <w:r>
        <w:t>Aux extractions retournant des volumes de données importants</w:t>
      </w:r>
    </w:p>
    <w:p w14:paraId="11BD13BE" w14:textId="77777777" w:rsidR="00F01889" w:rsidRDefault="00F01889" w:rsidP="00EA4D39">
      <w:pPr>
        <w:pStyle w:val="Titre2"/>
      </w:pPr>
      <w:bookmarkStart w:id="402" w:name="_Toc140654469"/>
      <w:bookmarkStart w:id="403" w:name="_Toc148623112"/>
      <w:r>
        <w:t>Outils pour accéder aux données</w:t>
      </w:r>
      <w:bookmarkEnd w:id="402"/>
      <w:bookmarkEnd w:id="403"/>
    </w:p>
    <w:p w14:paraId="1DAB1839" w14:textId="3D543DCA" w:rsidR="00F01889" w:rsidRDefault="00F01889" w:rsidP="00F01889">
      <w:r>
        <w:t>PC-SCOL</w:t>
      </w:r>
      <w:r w:rsidR="00856D89">
        <w:t xml:space="preserve"> ne fournit aucun outil d’accès aux données de DRE.</w:t>
      </w:r>
    </w:p>
    <w:p w14:paraId="47CCFF06" w14:textId="5BD43A9A" w:rsidR="00F01889" w:rsidRDefault="00856D89" w:rsidP="00F01889">
      <w:r>
        <w:t>Pour exécuter des requêtes, créer des rapports ou des tableaux de bord, vous pouvez utiliser t</w:t>
      </w:r>
      <w:r w:rsidR="00F01889">
        <w:t xml:space="preserve">ous les outils permettant d’accéder une base </w:t>
      </w:r>
      <w:proofErr w:type="spellStart"/>
      <w:r w:rsidR="00F01889">
        <w:t>Postgresql</w:t>
      </w:r>
      <w:proofErr w:type="spellEnd"/>
      <w:r>
        <w:t>. Par exemple</w:t>
      </w:r>
      <w:r w:rsidR="00BA745C">
        <w:t xml:space="preserve"> </w:t>
      </w:r>
      <w:r w:rsidR="00F01889">
        <w:t>Excel, BO</w:t>
      </w:r>
      <w:r w:rsidR="00BA745C">
        <w:t>, Jasper report, …</w:t>
      </w:r>
    </w:p>
    <w:p w14:paraId="0DAF6C1D" w14:textId="77777777" w:rsidR="00BA745C" w:rsidRDefault="00BA745C" w:rsidP="00BA745C">
      <w:pPr>
        <w:pStyle w:val="Titre2"/>
      </w:pPr>
      <w:bookmarkStart w:id="404" w:name="_Toc140654470"/>
      <w:bookmarkStart w:id="405" w:name="_Toc148623113"/>
      <w:r>
        <w:t>Mise en commun de code et d’outils</w:t>
      </w:r>
      <w:bookmarkEnd w:id="404"/>
      <w:bookmarkEnd w:id="405"/>
    </w:p>
    <w:p w14:paraId="1DD35640" w14:textId="77777777" w:rsidR="00BA745C" w:rsidRDefault="00BA745C" w:rsidP="00BA745C">
      <w:r>
        <w:t>Tous les établissements auront des données dans un format identique. Ceci facilite la réutilisation d’outils (scripts, code SQL, rapports et tableaux de bord, …) d’un établissement à l’autre avec une adaptation minimale.</w:t>
      </w:r>
    </w:p>
    <w:p w14:paraId="5E61E574" w14:textId="77777777" w:rsidR="00BA745C" w:rsidRDefault="00BA745C" w:rsidP="00BA745C">
      <w:r>
        <w:t xml:space="preserve">Nous vous proposons d’utiliser le site GitHub du projet : </w:t>
      </w:r>
      <w:hyperlink r:id="rId10" w:history="1">
        <w:r w:rsidRPr="009231A7">
          <w:rPr>
            <w:rStyle w:val="Lienhypertexte"/>
          </w:rPr>
          <w:t>https://github.com/PC-Scol</w:t>
        </w:r>
      </w:hyperlink>
      <w:r>
        <w:t xml:space="preserve"> afin de partager ou de </w:t>
      </w:r>
      <w:proofErr w:type="spellStart"/>
      <w:r>
        <w:t>co</w:t>
      </w:r>
      <w:proofErr w:type="spellEnd"/>
      <w:r>
        <w:t xml:space="preserve"> construire vos outils.</w:t>
      </w:r>
    </w:p>
    <w:p w14:paraId="1865EAD0" w14:textId="273B5DB8" w:rsidR="00052519" w:rsidRDefault="00930108" w:rsidP="00EA4D39">
      <w:pPr>
        <w:pStyle w:val="Titre2"/>
      </w:pPr>
      <w:bookmarkStart w:id="406" w:name="_Toc140654471"/>
      <w:bookmarkStart w:id="407" w:name="_Toc148623114"/>
      <w:r>
        <w:t>U</w:t>
      </w:r>
      <w:r w:rsidR="00052519">
        <w:t xml:space="preserve">tilisation de </w:t>
      </w:r>
      <w:r w:rsidR="00F01889">
        <w:t>DRE</w:t>
      </w:r>
      <w:r w:rsidR="00052519">
        <w:t xml:space="preserve"> pour de l'intégration applicative</w:t>
      </w:r>
      <w:bookmarkEnd w:id="406"/>
      <w:bookmarkEnd w:id="407"/>
    </w:p>
    <w:p w14:paraId="54CC17F5" w14:textId="1A2FA749" w:rsidR="00930108" w:rsidRDefault="00930108" w:rsidP="00F01889">
      <w:r>
        <w:t>DRE mettant à votre disposition la plupart des données Pegase</w:t>
      </w:r>
      <w:r w:rsidR="00530A66">
        <w:t>, rien n’empêche un établissement ou un éditeur d’utiliser DRE pour construire une interface entre Pegase et une autre application. Mais ceci n’est pas recommandé à l’exception de certains cas.</w:t>
      </w:r>
    </w:p>
    <w:p w14:paraId="18EDE2B0" w14:textId="63683C56" w:rsidR="00F01889" w:rsidRDefault="00930108" w:rsidP="00F01889">
      <w:r>
        <w:t xml:space="preserve">Voici un certain </w:t>
      </w:r>
      <w:r w:rsidR="00530A66">
        <w:t>nombre de</w:t>
      </w:r>
      <w:r w:rsidR="00F01889">
        <w:t xml:space="preserve"> "bonnes pratiques" </w:t>
      </w:r>
      <w:r w:rsidR="00530A66">
        <w:t>pour déterminer</w:t>
      </w:r>
      <w:r w:rsidR="00F01889">
        <w:t xml:space="preserve"> quand utiliser les API </w:t>
      </w:r>
      <w:r w:rsidR="00530A66">
        <w:t xml:space="preserve">/ connecteurs </w:t>
      </w:r>
      <w:r w:rsidR="00F01889">
        <w:t>et quand utiliser DRE</w:t>
      </w:r>
      <w:r w:rsidR="00530A66">
        <w:t> :</w:t>
      </w:r>
    </w:p>
    <w:p w14:paraId="32174C42" w14:textId="77777777" w:rsidR="00530A66" w:rsidRDefault="00F01889" w:rsidP="00F01889">
      <w:r>
        <w:t>Pour rappel : la solution privilégiée d’interfaçage entre Pegase et les applications extérieures est l’utilisation des API, si possible en mode événementiel (exemple des connecteurs SINAPS et GRHUM).</w:t>
      </w:r>
    </w:p>
    <w:p w14:paraId="6EF930B1" w14:textId="01659F0D" w:rsidR="00530A66" w:rsidRDefault="00F01889" w:rsidP="00F01889">
      <w:r>
        <w:t>Toutefois nous devons gérer les cas où une application n’est pas en mesure de communiquer via API. Dans ce cas, l’utilisation d’extractions issues de DRE peut s’avérer une alternative efficace.</w:t>
      </w:r>
      <w:r w:rsidR="00530A66">
        <w:t xml:space="preserve"> Ceci ne fonctionne pas pour mettre à jour des données Pegase.</w:t>
      </w:r>
    </w:p>
    <w:p w14:paraId="0CABB10D" w14:textId="77777777" w:rsidR="00530A66" w:rsidRDefault="00530A66" w:rsidP="00856D89">
      <w:r>
        <w:t>Voici quelques exemples que nous entrevoyons :</w:t>
      </w:r>
    </w:p>
    <w:p w14:paraId="6DCF4CBB" w14:textId="126F3270" w:rsidR="00856D89" w:rsidRDefault="00530A66" w:rsidP="009725B6">
      <w:pPr>
        <w:pStyle w:val="Paragraphedeliste"/>
        <w:numPr>
          <w:ilvl w:val="0"/>
          <w:numId w:val="26"/>
        </w:numPr>
      </w:pPr>
      <w:r>
        <w:t xml:space="preserve">L’alimentation quotidienne d’un </w:t>
      </w:r>
      <w:proofErr w:type="spellStart"/>
      <w:r>
        <w:t>SiD</w:t>
      </w:r>
      <w:proofErr w:type="spellEnd"/>
      <w:r>
        <w:t xml:space="preserve"> (système d’information décisionnel</w:t>
      </w:r>
      <w:r w:rsidR="009725B6">
        <w:t xml:space="preserve">) s’appuie en général sur des scripts ETL qui vont extraire des volumes de données importants dans la BDD de </w:t>
      </w:r>
      <w:r w:rsidR="009725B6">
        <w:lastRenderedPageBreak/>
        <w:t>l’application source. Les API ne sont pas adaptées. L</w:t>
      </w:r>
      <w:r w:rsidR="00856D89">
        <w:t xml:space="preserve">’alimentation des SID (SIROCCO </w:t>
      </w:r>
      <w:r w:rsidR="009725B6">
        <w:t>ou</w:t>
      </w:r>
      <w:r w:rsidR="00856D89">
        <w:t xml:space="preserve"> STRENNES)</w:t>
      </w:r>
      <w:r w:rsidR="009725B6">
        <w:t xml:space="preserve"> s’appuiera donc sur DRE.</w:t>
      </w:r>
    </w:p>
    <w:p w14:paraId="4EEEA244" w14:textId="09F503D6" w:rsidR="009725B6" w:rsidRDefault="009725B6" w:rsidP="009725B6">
      <w:pPr>
        <w:pStyle w:val="Paragraphedeliste"/>
        <w:numPr>
          <w:ilvl w:val="0"/>
          <w:numId w:val="26"/>
        </w:numPr>
      </w:pPr>
      <w:r>
        <w:t xml:space="preserve">Certaines applications demandent en entrée un fichier (en général au format csv) à intervalle régulier et ne disposent / disposeront pas de la capacité à appeler ou exposer des API. Dans ce cas, il est préférable de s’appuyer sur DRE </w:t>
      </w:r>
      <w:r w:rsidR="0059172A">
        <w:t>plutôt que d’appeler de multiples API pour constit</w:t>
      </w:r>
      <w:r w:rsidR="00A76046">
        <w:t>uer un stockage local.</w:t>
      </w:r>
    </w:p>
    <w:p w14:paraId="666F5554" w14:textId="77777777" w:rsidR="00052519" w:rsidRDefault="00EA4D39" w:rsidP="00EA4D39">
      <w:pPr>
        <w:pStyle w:val="Titre2"/>
      </w:pPr>
      <w:bookmarkStart w:id="408" w:name="_Toc140654472"/>
      <w:bookmarkStart w:id="409" w:name="_Toc148623115"/>
      <w:r>
        <w:t>Support</w:t>
      </w:r>
      <w:bookmarkEnd w:id="408"/>
      <w:bookmarkEnd w:id="409"/>
    </w:p>
    <w:p w14:paraId="48B4CD18" w14:textId="4BE6D8DE" w:rsidR="00EA4D39" w:rsidRDefault="00EA4D39" w:rsidP="00EA4D39">
      <w:r>
        <w:t xml:space="preserve">PC-SCOL s’engage sur la mise à disposition des dumps des </w:t>
      </w:r>
      <w:proofErr w:type="spellStart"/>
      <w:r>
        <w:t>Bdd</w:t>
      </w:r>
      <w:proofErr w:type="spellEnd"/>
      <w:r>
        <w:t xml:space="preserve"> dans l’espace dédié de chaque instance</w:t>
      </w:r>
      <w:r w:rsidR="00A76046">
        <w:t xml:space="preserve">. </w:t>
      </w:r>
      <w:r>
        <w:t xml:space="preserve">Au-delà, </w:t>
      </w:r>
      <w:r w:rsidR="00A76046">
        <w:t xml:space="preserve">les traitements relèvent de la </w:t>
      </w:r>
      <w:r>
        <w:t>responsabilité de l’établissement</w:t>
      </w:r>
    </w:p>
    <w:p w14:paraId="66DF6CE7" w14:textId="721A8853" w:rsidR="00EA4D39" w:rsidRDefault="00EA4D39" w:rsidP="00EA4D39">
      <w:r>
        <w:t>PC-SCOL fournit une documentation de type dictionnaire de données, et la fera évoluer en fonction de tickets signalant des imprécisions</w:t>
      </w:r>
      <w:r w:rsidR="00A76046">
        <w:t>.</w:t>
      </w:r>
    </w:p>
    <w:p w14:paraId="0B342BC1" w14:textId="77777777" w:rsidR="00052519" w:rsidRDefault="00052519">
      <w:r>
        <w:br w:type="page"/>
      </w:r>
    </w:p>
    <w:p w14:paraId="6B7F4B66" w14:textId="77777777" w:rsidR="00052519" w:rsidRPr="00052519" w:rsidRDefault="00052519" w:rsidP="00052519"/>
    <w:p w14:paraId="0D7C826A" w14:textId="031D81B2" w:rsidR="00D81C79" w:rsidRDefault="005E3CF5" w:rsidP="00D81C79">
      <w:pPr>
        <w:pStyle w:val="Titre1"/>
        <w:shd w:val="clear" w:color="auto" w:fill="373688"/>
        <w:rPr>
          <w:color w:val="FFFFFF" w:themeColor="background1"/>
        </w:rPr>
      </w:pPr>
      <w:bookmarkStart w:id="410" w:name="_Toc140654473"/>
      <w:bookmarkStart w:id="411" w:name="_Toc148623116"/>
      <w:r>
        <w:rPr>
          <w:color w:val="FFFFFF" w:themeColor="background1"/>
        </w:rPr>
        <w:t>Annexes</w:t>
      </w:r>
      <w:bookmarkEnd w:id="410"/>
      <w:bookmarkEnd w:id="411"/>
    </w:p>
    <w:p w14:paraId="7CA3E7CF" w14:textId="49A165CD" w:rsidR="00D81C79" w:rsidRDefault="00D81C79" w:rsidP="00D81C79"/>
    <w:p w14:paraId="4FCB4BA1" w14:textId="5AC2D2AB" w:rsidR="005E3CF5" w:rsidRDefault="005E3CF5" w:rsidP="00D81C79"/>
    <w:p w14:paraId="7F18D4F7" w14:textId="76AF08AE" w:rsidR="005E3CF5" w:rsidRDefault="005E3CF5" w:rsidP="00D81C79"/>
    <w:p w14:paraId="33ECEC47" w14:textId="6328DF42" w:rsidR="005E3CF5" w:rsidRDefault="005E3CF5" w:rsidP="005E3CF5">
      <w:pPr>
        <w:pStyle w:val="Titre2"/>
      </w:pPr>
      <w:bookmarkStart w:id="412" w:name="_Toc140654474"/>
      <w:bookmarkStart w:id="413" w:name="_Toc148623117"/>
      <w:r>
        <w:t>Liste des documents complémentaires et liens utiles</w:t>
      </w:r>
      <w:bookmarkEnd w:id="412"/>
      <w:bookmarkEnd w:id="413"/>
    </w:p>
    <w:p w14:paraId="4A413FD3" w14:textId="4B04CD82" w:rsidR="00797906" w:rsidRDefault="0051129A" w:rsidP="00797906">
      <w:r>
        <w:t xml:space="preserve">Espace DRE sur le Forum PC-SCOL : </w:t>
      </w:r>
      <w:hyperlink r:id="rId11" w:history="1">
        <w:r w:rsidR="00797906" w:rsidRPr="00590999">
          <w:rPr>
            <w:rStyle w:val="Lienhypertexte"/>
          </w:rPr>
          <w:t>https://forum.pc-scol.fr/t/base-de-donnees-relationnelle/2023/24</w:t>
        </w:r>
      </w:hyperlink>
    </w:p>
    <w:p w14:paraId="32A98882" w14:textId="23608E56" w:rsidR="005E3CF5" w:rsidRDefault="00E33BE9" w:rsidP="00797906">
      <w:r>
        <w:t xml:space="preserve">Documentation PostgreSQL : </w:t>
      </w:r>
      <w:hyperlink r:id="rId12" w:history="1">
        <w:r w:rsidRPr="009231A7">
          <w:rPr>
            <w:rStyle w:val="Lienhypertexte"/>
          </w:rPr>
          <w:t>https://www.postgresql.org/docs/</w:t>
        </w:r>
      </w:hyperlink>
      <w:r>
        <w:t xml:space="preserve"> </w:t>
      </w:r>
    </w:p>
    <w:p w14:paraId="68F71AF2" w14:textId="77777777" w:rsidR="0051129A" w:rsidRDefault="0051129A" w:rsidP="00DF191A"/>
    <w:p w14:paraId="0BB8BF84" w14:textId="28592132" w:rsidR="005E3CF5" w:rsidRDefault="005E3CF5" w:rsidP="005E3CF5">
      <w:pPr>
        <w:pStyle w:val="Titre2"/>
      </w:pPr>
      <w:bookmarkStart w:id="414" w:name="_Toc140654475"/>
      <w:bookmarkStart w:id="415" w:name="_Toc148623118"/>
      <w:r>
        <w:t>Script de création de DRE en établissement</w:t>
      </w:r>
      <w:bookmarkEnd w:id="414"/>
      <w:bookmarkEnd w:id="415"/>
    </w:p>
    <w:p w14:paraId="7E5B3BD3" w14:textId="68E4C6CD" w:rsidR="00316BC4" w:rsidRDefault="00316BC4" w:rsidP="00316BC4">
      <w:r>
        <w:t>Ce paragraphe décrit les éléments qui permettent de développer le script établissement de transfert et restauration de la base DRE. Il donne également un exemple de script qui peut être utilisé comme point de départ.</w:t>
      </w:r>
    </w:p>
    <w:p w14:paraId="6D1EDCBF" w14:textId="6F1B84D9" w:rsidR="00951139" w:rsidRDefault="00951139" w:rsidP="00B00D6B">
      <w:pPr>
        <w:pStyle w:val="Titre3"/>
      </w:pPr>
      <w:bookmarkStart w:id="416" w:name="_Toc148623119"/>
      <w:bookmarkStart w:id="417" w:name="_Toc140654476"/>
      <w:r>
        <w:t>Téléchargement des fichiers</w:t>
      </w:r>
      <w:bookmarkEnd w:id="416"/>
    </w:p>
    <w:p w14:paraId="7D6E5542" w14:textId="77C7C11B" w:rsidR="00951139" w:rsidRDefault="00951139" w:rsidP="00951139">
      <w:r>
        <w:t>L’établissement dispose d’une interface web pour downloader les fichiers dump ou peut les accéder en ligne de commande (</w:t>
      </w:r>
      <w:proofErr w:type="spellStart"/>
      <w:r>
        <w:t>wget</w:t>
      </w:r>
      <w:proofErr w:type="spellEnd"/>
      <w:r>
        <w:t xml:space="preserve"> ou </w:t>
      </w:r>
      <w:proofErr w:type="spellStart"/>
      <w:r>
        <w:t>curl</w:t>
      </w:r>
      <w:proofErr w:type="spellEnd"/>
      <w:r>
        <w:t>).</w:t>
      </w:r>
    </w:p>
    <w:p w14:paraId="0CC9CE19" w14:textId="28EDC8D3" w:rsidR="00951139" w:rsidRDefault="00951139" w:rsidP="00951139">
      <w:pPr>
        <w:rPr>
          <w:ins w:id="418" w:author="COUTIN Stéphane" w:date="2023-10-18T09:36:00Z"/>
        </w:rPr>
      </w:pPr>
      <w:r>
        <w:t xml:space="preserve">Pour une instance </w:t>
      </w:r>
      <w:ins w:id="419" w:author="COUTIN Stéphane" w:date="2023-10-18T09:35:00Z">
        <w:r w:rsidR="009144A1" w:rsidRPr="005C4E8D">
          <w:rPr>
            <w:i/>
            <w:rPrChange w:id="420" w:author="COUTIN Stéphane" w:date="2023-10-18T09:35:00Z">
              <w:rPr/>
            </w:rPrChange>
          </w:rPr>
          <w:t>mon-instance</w:t>
        </w:r>
        <w:r w:rsidR="009144A1">
          <w:t xml:space="preserve"> </w:t>
        </w:r>
      </w:ins>
      <w:del w:id="421" w:author="COUTIN Stéphane" w:date="2023-10-18T09:35:00Z">
        <w:r w:rsidRPr="00951139" w:rsidDel="009144A1">
          <w:rPr>
            <w:i/>
          </w:rPr>
          <w:delText>établissement-a</w:delText>
        </w:r>
        <w:r w:rsidDel="009144A1">
          <w:delText xml:space="preserve"> </w:delText>
        </w:r>
      </w:del>
      <w:r>
        <w:t xml:space="preserve">l’adresse est au format </w:t>
      </w:r>
      <w:ins w:id="422" w:author="COUTIN Stéphane" w:date="2023-10-18T09:36:00Z">
        <w:r w:rsidR="005C4E8D">
          <w:fldChar w:fldCharType="begin"/>
        </w:r>
        <w:r w:rsidR="005C4E8D">
          <w:instrText xml:space="preserve"> HYPERLINK "</w:instrText>
        </w:r>
      </w:ins>
      <w:r w:rsidR="005C4E8D" w:rsidRPr="005C4E8D">
        <w:rPr>
          <w:rPrChange w:id="423" w:author="COUTIN Stéphane" w:date="2023-10-18T09:36:00Z">
            <w:rPr>
              <w:rStyle w:val="Lienhypertexte"/>
            </w:rPr>
          </w:rPrChange>
        </w:rPr>
        <w:instrText>https://dre-dump.</w:instrText>
      </w:r>
      <w:ins w:id="424" w:author="COUTIN Stéphane" w:date="2023-10-18T09:36:00Z">
        <w:r w:rsidR="005C4E8D" w:rsidRPr="005C4E8D">
          <w:rPr>
            <w:rPrChange w:id="425" w:author="COUTIN Stéphane" w:date="2023-10-18T09:36:00Z">
              <w:rPr>
                <w:rStyle w:val="Lienhypertexte"/>
              </w:rPr>
            </w:rPrChange>
          </w:rPr>
          <w:instrText>mon-instance.</w:instrText>
        </w:r>
      </w:ins>
      <w:r w:rsidR="005C4E8D" w:rsidRPr="005C4E8D">
        <w:rPr>
          <w:rPrChange w:id="426" w:author="COUTIN Stéphane" w:date="2023-10-18T09:36:00Z">
            <w:rPr>
              <w:rStyle w:val="Lienhypertexte"/>
            </w:rPr>
          </w:rPrChange>
        </w:rPr>
        <w:instrText>pc-scol.fr</w:instrText>
      </w:r>
      <w:ins w:id="427" w:author="COUTIN Stéphane" w:date="2023-10-18T09:36:00Z">
        <w:r w:rsidR="005C4E8D">
          <w:instrText xml:space="preserve">" </w:instrText>
        </w:r>
        <w:r w:rsidR="005C4E8D">
          <w:fldChar w:fldCharType="separate"/>
        </w:r>
      </w:ins>
      <w:r w:rsidR="005C4E8D" w:rsidRPr="00A509AE">
        <w:rPr>
          <w:rStyle w:val="Lienhypertexte"/>
        </w:rPr>
        <w:t>https://dre-dump.</w:t>
      </w:r>
      <w:del w:id="428" w:author="COUTIN Stéphane" w:date="2023-10-18T09:36:00Z">
        <w:r w:rsidR="005C4E8D" w:rsidRPr="00A509AE" w:rsidDel="005C4E8D">
          <w:rPr>
            <w:rStyle w:val="Lienhypertexte"/>
          </w:rPr>
          <w:delText>etablissement-a.</w:delText>
        </w:r>
      </w:del>
      <w:ins w:id="429" w:author="COUTIN Stéphane" w:date="2023-10-18T09:36:00Z">
        <w:r w:rsidR="005C4E8D" w:rsidRPr="00A509AE">
          <w:rPr>
            <w:rStyle w:val="Lienhypertexte"/>
          </w:rPr>
          <w:t>mon-instance.</w:t>
        </w:r>
      </w:ins>
      <w:r w:rsidR="005C4E8D" w:rsidRPr="00A509AE">
        <w:rPr>
          <w:rStyle w:val="Lienhypertexte"/>
        </w:rPr>
        <w:t>pc-scol.fr</w:t>
      </w:r>
      <w:ins w:id="430" w:author="COUTIN Stéphane" w:date="2023-10-18T09:36:00Z">
        <w:r w:rsidR="005C4E8D">
          <w:fldChar w:fldCharType="end"/>
        </w:r>
      </w:ins>
      <w:r>
        <w:t xml:space="preserve"> </w:t>
      </w:r>
    </w:p>
    <w:p w14:paraId="56D352C0" w14:textId="5856D14A" w:rsidR="005C4E8D" w:rsidRDefault="005C4E8D" w:rsidP="005C4E8D">
      <w:pPr>
        <w:pStyle w:val="Style4"/>
        <w:rPr>
          <w:ins w:id="431" w:author="COUTIN Stéphane" w:date="2023-10-18T09:36:00Z"/>
        </w:rPr>
      </w:pPr>
      <w:proofErr w:type="gramStart"/>
      <w:ins w:id="432" w:author="COUTIN Stéphane" w:date="2023-10-18T09:36:00Z">
        <w:r>
          <w:t>exemple</w:t>
        </w:r>
        <w:proofErr w:type="gramEnd"/>
        <w:r>
          <w:t xml:space="preserve"> : pour l’instance</w:t>
        </w:r>
      </w:ins>
    </w:p>
    <w:p w14:paraId="15A7E61E" w14:textId="0BF3C97C" w:rsidR="005C4E8D" w:rsidRDefault="005C4E8D" w:rsidP="005C4E8D">
      <w:pPr>
        <w:pStyle w:val="Style4"/>
        <w:rPr>
          <w:ins w:id="433" w:author="COUTIN Stéphane" w:date="2023-10-18T09:37:00Z"/>
        </w:rPr>
      </w:pPr>
      <w:proofErr w:type="gramStart"/>
      <w:ins w:id="434" w:author="COUTIN Stéphane" w:date="2023-10-18T09:36:00Z">
        <w:r>
          <w:t>partenaire</w:t>
        </w:r>
      </w:ins>
      <w:ins w:id="435" w:author="COUTIN Stéphane" w:date="2023-10-18T09:37:00Z">
        <w:r>
          <w:t>s</w:t>
        </w:r>
        <w:proofErr w:type="gramEnd"/>
      </w:ins>
    </w:p>
    <w:p w14:paraId="22856307" w14:textId="500551F9" w:rsidR="005C4E8D" w:rsidRDefault="005C4E8D" w:rsidP="005C4E8D">
      <w:pPr>
        <w:pStyle w:val="Style4"/>
        <w:rPr>
          <w:ins w:id="436" w:author="COUTIN Stéphane" w:date="2023-10-18T09:37:00Z"/>
        </w:rPr>
      </w:pPr>
      <w:proofErr w:type="gramStart"/>
      <w:ins w:id="437" w:author="COUTIN Stéphane" w:date="2023-10-18T09:37:00Z">
        <w:r>
          <w:t>l’URL</w:t>
        </w:r>
        <w:proofErr w:type="gramEnd"/>
        <w:r>
          <w:t xml:space="preserve"> est </w:t>
        </w:r>
      </w:ins>
    </w:p>
    <w:p w14:paraId="7726A561" w14:textId="31ADBFE1" w:rsidR="005C4E8D" w:rsidRDefault="005C4E8D">
      <w:pPr>
        <w:pStyle w:val="Style4"/>
        <w:rPr>
          <w:ins w:id="438" w:author="COUTIN Stéphane" w:date="2023-10-18T09:36:00Z"/>
        </w:rPr>
      </w:pPr>
      <w:ins w:id="439" w:author="COUTIN Stéphane" w:date="2023-10-18T09:38:00Z">
        <w:r>
          <w:fldChar w:fldCharType="begin"/>
        </w:r>
        <w:r>
          <w:instrText xml:space="preserve"> HYPERLINK "https/dre-dump.partenaires.pc-scol.fr" </w:instrText>
        </w:r>
        <w:r>
          <w:fldChar w:fldCharType="separate"/>
        </w:r>
        <w:r w:rsidRPr="005C4E8D">
          <w:rPr>
            <w:rStyle w:val="Lienhypertexte"/>
          </w:rPr>
          <w:t>https//dre-dump.partenaires.pc-scol.fr</w:t>
        </w:r>
        <w:r>
          <w:fldChar w:fldCharType="end"/>
        </w:r>
      </w:ins>
      <w:ins w:id="440" w:author="COUTIN Stéphane" w:date="2023-10-18T09:37:00Z">
        <w:r>
          <w:t xml:space="preserve"> </w:t>
        </w:r>
      </w:ins>
    </w:p>
    <w:p w14:paraId="453E1973" w14:textId="71A6EB6F" w:rsidR="005C4E8D" w:rsidDel="005C4E8D" w:rsidRDefault="005C4E8D" w:rsidP="00951139">
      <w:pPr>
        <w:rPr>
          <w:del w:id="441" w:author="COUTIN Stéphane" w:date="2023-10-18T09:38:00Z"/>
        </w:rPr>
      </w:pPr>
    </w:p>
    <w:p w14:paraId="0DC47CB6" w14:textId="4449B3C2" w:rsidR="00951139" w:rsidRPr="00951139" w:rsidRDefault="00951139" w:rsidP="00951139">
      <w:r>
        <w:t>Une authentification basique login/</w:t>
      </w:r>
      <w:proofErr w:type="spellStart"/>
      <w:r>
        <w:t>pwd</w:t>
      </w:r>
      <w:proofErr w:type="spellEnd"/>
      <w:r>
        <w:t xml:space="preserve"> permet d’accéder le dump, ceci est disponible dans le fichier </w:t>
      </w:r>
      <w:proofErr w:type="spellStart"/>
      <w:r>
        <w:t>keypass</w:t>
      </w:r>
      <w:proofErr w:type="spellEnd"/>
      <w:ins w:id="442" w:author="COUTIN Stéphane" w:date="2023-10-18T09:38:00Z">
        <w:r w:rsidR="005C4E8D">
          <w:t xml:space="preserve"> de l’environnement.</w:t>
        </w:r>
      </w:ins>
      <w:del w:id="443" w:author="COUTIN Stéphane" w:date="2023-10-18T09:38:00Z">
        <w:r w:rsidDel="005C4E8D">
          <w:delText>.</w:delText>
        </w:r>
      </w:del>
    </w:p>
    <w:p w14:paraId="2BAB92AC" w14:textId="3FD1C27C" w:rsidR="00B00D6B" w:rsidRDefault="00B00D6B" w:rsidP="00B00D6B">
      <w:pPr>
        <w:pStyle w:val="Titre3"/>
      </w:pPr>
      <w:bookmarkStart w:id="444" w:name="_Toc148623120"/>
      <w:r>
        <w:t>Principes du script</w:t>
      </w:r>
      <w:bookmarkEnd w:id="417"/>
      <w:bookmarkEnd w:id="444"/>
    </w:p>
    <w:p w14:paraId="14571FC0" w14:textId="73BD271B" w:rsidR="00316BC4" w:rsidRDefault="00316BC4" w:rsidP="00316BC4">
      <w:pPr>
        <w:spacing w:before="100" w:beforeAutospacing="1" w:after="100" w:afterAutospacing="1"/>
        <w:rPr>
          <w:rFonts w:eastAsia="Times New Roman"/>
        </w:rPr>
      </w:pPr>
      <w:r>
        <w:rPr>
          <w:rFonts w:eastAsia="Times New Roman"/>
        </w:rPr>
        <w:t>Pour un environnement donné, autant de dumps (PostgreSQL) que de modules à exporter sont fournis aux établissements. Chacun contient un export du schéma des données applicatives.</w:t>
      </w:r>
    </w:p>
    <w:p w14:paraId="6D69BDB9" w14:textId="3AE38BB6" w:rsidR="00316BC4" w:rsidRDefault="00316BC4" w:rsidP="00316BC4">
      <w:pPr>
        <w:spacing w:before="100" w:beforeAutospacing="1" w:after="100" w:afterAutospacing="1"/>
        <w:rPr>
          <w:rFonts w:eastAsia="Times New Roman"/>
        </w:rPr>
      </w:pPr>
      <w:r>
        <w:rPr>
          <w:rFonts w:eastAsia="Times New Roman"/>
        </w:rPr>
        <w:t>Le mode opératoire fourni permet d'importer tous les schémas dans une seule et même base de données. Toutes les données sont ainsi accessibles pour un utilisateur connecté avec les droits nécessaires et suffisants. Il suffit de préfixer dans les requêtes chaque table avec le nom du schéma auquel elle appartient</w:t>
      </w:r>
      <w:r w:rsidR="00B00D6B">
        <w:rPr>
          <w:rFonts w:eastAsia="Times New Roman"/>
        </w:rPr>
        <w:t xml:space="preserve">, comme par </w:t>
      </w:r>
      <w:r>
        <w:rPr>
          <w:rFonts w:eastAsia="Times New Roman"/>
        </w:rPr>
        <w:t xml:space="preserve">exemple : </w:t>
      </w:r>
      <w:r w:rsidRPr="00B00D6B">
        <w:rPr>
          <w:rStyle w:val="Accentuationlgre"/>
        </w:rPr>
        <w:t xml:space="preserve">select * </w:t>
      </w:r>
      <w:proofErr w:type="spellStart"/>
      <w:r w:rsidRPr="00B00D6B">
        <w:rPr>
          <w:rStyle w:val="Accentuationlgre"/>
        </w:rPr>
        <w:t>from</w:t>
      </w:r>
      <w:proofErr w:type="spellEnd"/>
      <w:r w:rsidRPr="00B00D6B">
        <w:rPr>
          <w:rStyle w:val="Accentuationlgre"/>
        </w:rPr>
        <w:t xml:space="preserve"> </w:t>
      </w:r>
      <w:proofErr w:type="spellStart"/>
      <w:r w:rsidRPr="00B00D6B">
        <w:rPr>
          <w:rStyle w:val="Accentuationlgre"/>
        </w:rPr>
        <w:t>schema_</w:t>
      </w:r>
      <w:proofErr w:type="gramStart"/>
      <w:r w:rsidRPr="00B00D6B">
        <w:rPr>
          <w:rStyle w:val="Accentuationlgre"/>
        </w:rPr>
        <w:t>gestion.apprenant</w:t>
      </w:r>
      <w:proofErr w:type="spellEnd"/>
      <w:proofErr w:type="gramEnd"/>
      <w:r>
        <w:rPr>
          <w:rFonts w:eastAsia="Times New Roman"/>
        </w:rPr>
        <w:t>;</w:t>
      </w:r>
    </w:p>
    <w:p w14:paraId="0CA04C29" w14:textId="6E32E2B0" w:rsidR="00316BC4" w:rsidRDefault="00B00D6B" w:rsidP="00316BC4">
      <w:pPr>
        <w:spacing w:before="100" w:beforeAutospacing="1" w:after="100" w:afterAutospacing="1"/>
        <w:rPr>
          <w:rFonts w:eastAsia="Times New Roman"/>
        </w:rPr>
      </w:pPr>
      <w:r>
        <w:rPr>
          <w:rFonts w:eastAsia="Times New Roman"/>
        </w:rPr>
        <w:t>P</w:t>
      </w:r>
      <w:r w:rsidR="00316BC4">
        <w:rPr>
          <w:rFonts w:eastAsia="Times New Roman"/>
        </w:rPr>
        <w:t xml:space="preserve">rérequis : </w:t>
      </w:r>
    </w:p>
    <w:p w14:paraId="7C966E5F" w14:textId="7C11EFCE" w:rsidR="00316BC4" w:rsidRDefault="00B00D6B" w:rsidP="00B00D6B">
      <w:pPr>
        <w:numPr>
          <w:ilvl w:val="0"/>
          <w:numId w:val="29"/>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rPr>
          <w:rFonts w:eastAsia="Times New Roman"/>
        </w:rPr>
      </w:pPr>
      <w:r>
        <w:rPr>
          <w:rFonts w:eastAsia="Times New Roman"/>
        </w:rPr>
        <w:lastRenderedPageBreak/>
        <w:t>Avoir</w:t>
      </w:r>
      <w:r w:rsidR="00316BC4">
        <w:rPr>
          <w:rFonts w:eastAsia="Times New Roman"/>
        </w:rPr>
        <w:t xml:space="preserve"> initialisé sur un serveur établissement dédié un cluster PostgreSQL 15 avec à l'intérieur une base de donnée</w:t>
      </w:r>
      <w:r>
        <w:rPr>
          <w:rFonts w:eastAsia="Times New Roman"/>
        </w:rPr>
        <w:t>s</w:t>
      </w:r>
      <w:r w:rsidR="00316BC4">
        <w:rPr>
          <w:rFonts w:eastAsia="Times New Roman"/>
        </w:rPr>
        <w:t xml:space="preserve"> vierge (futur réceptacle de tous les schémas répliqués)</w:t>
      </w:r>
    </w:p>
    <w:p w14:paraId="32153C88" w14:textId="104ADFF4" w:rsidR="00316BC4" w:rsidRDefault="00B00D6B" w:rsidP="00B00D6B">
      <w:pPr>
        <w:numPr>
          <w:ilvl w:val="0"/>
          <w:numId w:val="29"/>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rPr>
          <w:rFonts w:eastAsia="Times New Roman"/>
        </w:rPr>
      </w:pPr>
      <w:r>
        <w:rPr>
          <w:rFonts w:eastAsia="Times New Roman"/>
        </w:rPr>
        <w:t>Avoir</w:t>
      </w:r>
      <w:r w:rsidR="00316BC4">
        <w:rPr>
          <w:rFonts w:eastAsia="Times New Roman"/>
        </w:rPr>
        <w:t xml:space="preserve"> installé le paquet des outils clients </w:t>
      </w:r>
      <w:proofErr w:type="spellStart"/>
      <w:r w:rsidR="00316BC4">
        <w:rPr>
          <w:rFonts w:eastAsia="Times New Roman"/>
        </w:rPr>
        <w:t>postgresql</w:t>
      </w:r>
      <w:proofErr w:type="spellEnd"/>
    </w:p>
    <w:p w14:paraId="73BFF75C" w14:textId="3F781031" w:rsidR="00316BC4" w:rsidRDefault="00B00D6B" w:rsidP="00B00D6B">
      <w:pPr>
        <w:numPr>
          <w:ilvl w:val="0"/>
          <w:numId w:val="29"/>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rPr>
          <w:rFonts w:eastAsia="Times New Roman"/>
        </w:rPr>
      </w:pPr>
      <w:r>
        <w:rPr>
          <w:rFonts w:eastAsia="Times New Roman"/>
        </w:rPr>
        <w:t>Il</w:t>
      </w:r>
      <w:r w:rsidR="00316BC4">
        <w:rPr>
          <w:rFonts w:eastAsia="Times New Roman"/>
        </w:rPr>
        <w:t xml:space="preserve"> est possible selon les affinités établissement d'utiliser la conteneurisation</w:t>
      </w:r>
    </w:p>
    <w:p w14:paraId="268168FA" w14:textId="028DA9F0" w:rsidR="00316BC4" w:rsidRDefault="00B00D6B" w:rsidP="00316BC4">
      <w:pPr>
        <w:spacing w:before="100" w:beforeAutospacing="1" w:after="100" w:afterAutospacing="1"/>
        <w:rPr>
          <w:rFonts w:eastAsia="Times New Roman"/>
        </w:rPr>
      </w:pPr>
      <w:r>
        <w:rPr>
          <w:rFonts w:eastAsia="Times New Roman"/>
        </w:rPr>
        <w:t>P</w:t>
      </w:r>
      <w:r w:rsidR="00316BC4">
        <w:rPr>
          <w:rFonts w:eastAsia="Times New Roman"/>
        </w:rPr>
        <w:t xml:space="preserve">rotocole d'import </w:t>
      </w:r>
    </w:p>
    <w:p w14:paraId="4DA50FAB" w14:textId="7BA8376B" w:rsidR="00316BC4" w:rsidRDefault="00B00D6B" w:rsidP="00B00D6B">
      <w:pPr>
        <w:numPr>
          <w:ilvl w:val="2"/>
          <w:numId w:val="30"/>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ind w:left="360" w:hanging="360"/>
        <w:rPr>
          <w:rFonts w:eastAsia="Times New Roman"/>
        </w:rPr>
      </w:pPr>
      <w:r>
        <w:rPr>
          <w:rFonts w:eastAsia="Times New Roman"/>
        </w:rPr>
        <w:t>Si</w:t>
      </w:r>
      <w:r w:rsidR="00316BC4">
        <w:rPr>
          <w:rFonts w:eastAsia="Times New Roman"/>
        </w:rPr>
        <w:t xml:space="preserve"> un import a déjà </w:t>
      </w:r>
      <w:r>
        <w:rPr>
          <w:rFonts w:eastAsia="Times New Roman"/>
        </w:rPr>
        <w:t>été</w:t>
      </w:r>
      <w:r w:rsidR="00316BC4">
        <w:rPr>
          <w:rFonts w:eastAsia="Times New Roman"/>
        </w:rPr>
        <w:t xml:space="preserve"> effectué et que la base n'a pas été purgée, nettoyée ou </w:t>
      </w:r>
      <w:r>
        <w:rPr>
          <w:rFonts w:eastAsia="Times New Roman"/>
        </w:rPr>
        <w:t>recréée</w:t>
      </w:r>
      <w:r w:rsidR="00316BC4">
        <w:rPr>
          <w:rFonts w:eastAsia="Times New Roman"/>
        </w:rPr>
        <w:t xml:space="preserve">, supprimer les </w:t>
      </w:r>
      <w:r>
        <w:rPr>
          <w:rFonts w:eastAsia="Times New Roman"/>
        </w:rPr>
        <w:t>schémas</w:t>
      </w:r>
      <w:r w:rsidR="00316BC4">
        <w:rPr>
          <w:rFonts w:eastAsia="Times New Roman"/>
        </w:rPr>
        <w:t xml:space="preserve"> existants </w:t>
      </w:r>
    </w:p>
    <w:p w14:paraId="5056EC96" w14:textId="43FA2FDE" w:rsidR="00316BC4" w:rsidRDefault="00B00D6B" w:rsidP="00B00D6B">
      <w:pPr>
        <w:numPr>
          <w:ilvl w:val="3"/>
          <w:numId w:val="30"/>
        </w:numPr>
        <w:pBdr>
          <w:top w:val="none" w:sz="0" w:space="0" w:color="auto"/>
          <w:left w:val="none" w:sz="0" w:space="0" w:color="auto"/>
          <w:bottom w:val="none" w:sz="0" w:space="0" w:color="auto"/>
          <w:right w:val="none" w:sz="0" w:space="0" w:color="auto"/>
          <w:between w:val="none" w:sz="0" w:space="0" w:color="auto"/>
        </w:pBdr>
        <w:tabs>
          <w:tab w:val="clear" w:pos="2520"/>
          <w:tab w:val="num" w:pos="1080"/>
        </w:tabs>
        <w:spacing w:before="100" w:beforeAutospacing="1" w:after="100" w:afterAutospacing="1" w:line="240" w:lineRule="auto"/>
        <w:ind w:left="1080"/>
        <w:rPr>
          <w:rFonts w:eastAsia="Times New Roman"/>
        </w:rPr>
      </w:pPr>
      <w:r>
        <w:rPr>
          <w:rFonts w:eastAsia="Times New Roman"/>
          <w:color w:val="003366"/>
        </w:rPr>
        <w:t>Alternative</w:t>
      </w:r>
      <w:r w:rsidR="00316BC4">
        <w:rPr>
          <w:rFonts w:eastAsia="Times New Roman"/>
          <w:color w:val="003366"/>
        </w:rPr>
        <w:t xml:space="preserve"> 1, en environnement non-</w:t>
      </w:r>
      <w:r>
        <w:rPr>
          <w:rFonts w:eastAsia="Times New Roman"/>
          <w:color w:val="003366"/>
        </w:rPr>
        <w:t>conteneurisé :</w:t>
      </w:r>
      <w:r w:rsidR="00316BC4">
        <w:rPr>
          <w:rFonts w:eastAsia="Times New Roman"/>
          <w:b/>
          <w:bCs/>
          <w:color w:val="0000FF"/>
        </w:rPr>
        <w:br/>
      </w:r>
      <w:proofErr w:type="spellStart"/>
      <w:r w:rsidR="00316BC4">
        <w:rPr>
          <w:rStyle w:val="lev"/>
          <w:rFonts w:eastAsia="Times New Roman"/>
          <w:color w:val="0000FF"/>
        </w:rPr>
        <w:t>psql</w:t>
      </w:r>
      <w:proofErr w:type="spellEnd"/>
      <w:r w:rsidR="00316BC4">
        <w:rPr>
          <w:rStyle w:val="lev"/>
          <w:rFonts w:eastAsia="Times New Roman"/>
          <w:color w:val="0000FF"/>
        </w:rPr>
        <w:t xml:space="preserve"> -d </w:t>
      </w:r>
      <w:r w:rsidR="00316BC4">
        <w:rPr>
          <w:rStyle w:val="Accentuation"/>
          <w:rFonts w:eastAsia="Times New Roman"/>
          <w:b/>
          <w:bCs/>
          <w:color w:val="0000FF"/>
        </w:rPr>
        <w:t>&lt;</w:t>
      </w:r>
      <w:proofErr w:type="spellStart"/>
      <w:r w:rsidR="00316BC4">
        <w:rPr>
          <w:rStyle w:val="Accentuation"/>
          <w:rFonts w:eastAsia="Times New Roman"/>
          <w:b/>
          <w:bCs/>
          <w:color w:val="0000FF"/>
        </w:rPr>
        <w:t>nom_database_dre</w:t>
      </w:r>
      <w:proofErr w:type="spellEnd"/>
      <w:r w:rsidR="00316BC4">
        <w:rPr>
          <w:rStyle w:val="Accentuation"/>
          <w:rFonts w:eastAsia="Times New Roman"/>
          <w:b/>
          <w:bCs/>
          <w:color w:val="0000FF"/>
        </w:rPr>
        <w:t>&gt;</w:t>
      </w:r>
      <w:r w:rsidR="00316BC4">
        <w:rPr>
          <w:rStyle w:val="lev"/>
          <w:rFonts w:eastAsia="Times New Roman"/>
          <w:color w:val="0000FF"/>
        </w:rPr>
        <w:t xml:space="preserve"> -U </w:t>
      </w:r>
      <w:r w:rsidR="00316BC4">
        <w:rPr>
          <w:rStyle w:val="Accentuation"/>
          <w:rFonts w:eastAsia="Times New Roman"/>
          <w:b/>
          <w:bCs/>
          <w:color w:val="0000FF"/>
        </w:rPr>
        <w:t>&lt;</w:t>
      </w:r>
      <w:proofErr w:type="spellStart"/>
      <w:r w:rsidR="00316BC4">
        <w:rPr>
          <w:rStyle w:val="Accentuation"/>
          <w:rFonts w:eastAsia="Times New Roman"/>
          <w:b/>
          <w:bCs/>
          <w:color w:val="0000FF"/>
        </w:rPr>
        <w:t>user_database_dre</w:t>
      </w:r>
      <w:proofErr w:type="spellEnd"/>
      <w:r w:rsidR="00316BC4">
        <w:rPr>
          <w:rStyle w:val="Accentuation"/>
          <w:rFonts w:eastAsia="Times New Roman"/>
          <w:b/>
          <w:bCs/>
          <w:color w:val="0000FF"/>
        </w:rPr>
        <w:t>&gt;</w:t>
      </w:r>
      <w:r w:rsidR="00316BC4">
        <w:rPr>
          <w:rStyle w:val="Accentuation"/>
          <w:rFonts w:eastAsia="Times New Roman"/>
          <w:color w:val="0000FF"/>
        </w:rPr>
        <w:t xml:space="preserve"> </w:t>
      </w:r>
      <w:r w:rsidR="00316BC4">
        <w:rPr>
          <w:rStyle w:val="lev"/>
          <w:rFonts w:eastAsia="Times New Roman"/>
          <w:color w:val="0000FF"/>
        </w:rPr>
        <w:t xml:space="preserve">-c 'DROP SCHEMA IF EXISTS &lt;nom </w:t>
      </w:r>
      <w:proofErr w:type="spellStart"/>
      <w:r w:rsidR="00316BC4">
        <w:rPr>
          <w:rStyle w:val="lev"/>
          <w:rFonts w:eastAsia="Times New Roman"/>
          <w:color w:val="0000FF"/>
        </w:rPr>
        <w:t>schema</w:t>
      </w:r>
      <w:proofErr w:type="spellEnd"/>
      <w:r w:rsidR="00316BC4">
        <w:rPr>
          <w:rStyle w:val="lev"/>
          <w:rFonts w:eastAsia="Times New Roman"/>
          <w:color w:val="0000FF"/>
        </w:rPr>
        <w:t xml:space="preserve"> 1&gt;, &lt;nom </w:t>
      </w:r>
      <w:proofErr w:type="spellStart"/>
      <w:r w:rsidR="00316BC4">
        <w:rPr>
          <w:rStyle w:val="lev"/>
          <w:rFonts w:eastAsia="Times New Roman"/>
          <w:color w:val="0000FF"/>
        </w:rPr>
        <w:t>schema</w:t>
      </w:r>
      <w:proofErr w:type="spellEnd"/>
      <w:r w:rsidR="00316BC4">
        <w:rPr>
          <w:rStyle w:val="lev"/>
          <w:rFonts w:eastAsia="Times New Roman"/>
          <w:color w:val="0000FF"/>
        </w:rPr>
        <w:t xml:space="preserve"> 2&gt;, ... </w:t>
      </w:r>
      <w:proofErr w:type="gramStart"/>
      <w:r w:rsidR="00316BC4">
        <w:rPr>
          <w:rStyle w:val="lev"/>
          <w:rFonts w:eastAsia="Times New Roman"/>
          <w:color w:val="0000FF"/>
        </w:rPr>
        <w:t>CASCADE;</w:t>
      </w:r>
      <w:proofErr w:type="gramEnd"/>
      <w:r w:rsidR="00316BC4">
        <w:rPr>
          <w:rStyle w:val="lev"/>
          <w:rFonts w:eastAsia="Times New Roman"/>
          <w:color w:val="0000FF"/>
        </w:rPr>
        <w:t>'</w:t>
      </w:r>
      <w:r w:rsidR="00316BC4">
        <w:rPr>
          <w:rFonts w:eastAsia="Times New Roman"/>
        </w:rPr>
        <w:br/>
        <w:t xml:space="preserve">exemple : </w:t>
      </w:r>
      <w:proofErr w:type="spellStart"/>
      <w:r w:rsidR="00316BC4" w:rsidRPr="00B00D6B">
        <w:rPr>
          <w:rStyle w:val="Accentuationlgre"/>
        </w:rPr>
        <w:t>psql</w:t>
      </w:r>
      <w:proofErr w:type="spellEnd"/>
      <w:r w:rsidR="00316BC4" w:rsidRPr="00B00D6B">
        <w:rPr>
          <w:rStyle w:val="Accentuationlgre"/>
        </w:rPr>
        <w:t xml:space="preserve"> -d </w:t>
      </w:r>
      <w:proofErr w:type="spellStart"/>
      <w:r w:rsidR="00316BC4" w:rsidRPr="00B00D6B">
        <w:rPr>
          <w:rStyle w:val="Accentuationlgre"/>
        </w:rPr>
        <w:t>dre</w:t>
      </w:r>
      <w:proofErr w:type="spellEnd"/>
      <w:r w:rsidR="00316BC4" w:rsidRPr="00B00D6B">
        <w:rPr>
          <w:rStyle w:val="Accentuationlgre"/>
        </w:rPr>
        <w:t xml:space="preserve"> -U </w:t>
      </w:r>
      <w:proofErr w:type="spellStart"/>
      <w:r w:rsidR="00316BC4" w:rsidRPr="00B00D6B">
        <w:rPr>
          <w:rStyle w:val="Accentuationlgre"/>
        </w:rPr>
        <w:t>postgres</w:t>
      </w:r>
      <w:proofErr w:type="spellEnd"/>
      <w:r w:rsidR="00316BC4" w:rsidRPr="00B00D6B">
        <w:rPr>
          <w:rStyle w:val="Accentuationlgre"/>
        </w:rPr>
        <w:t xml:space="preserve"> -c 'DROP SCHEMA IF EXISTS </w:t>
      </w:r>
      <w:proofErr w:type="spellStart"/>
      <w:r w:rsidR="00316BC4" w:rsidRPr="00B00D6B">
        <w:rPr>
          <w:rStyle w:val="Accentuationlgre"/>
        </w:rPr>
        <w:t>schema_chc</w:t>
      </w:r>
      <w:proofErr w:type="spellEnd"/>
      <w:r w:rsidR="00316BC4" w:rsidRPr="00B00D6B">
        <w:rPr>
          <w:rStyle w:val="Accentuationlgre"/>
        </w:rPr>
        <w:t xml:space="preserve">, </w:t>
      </w:r>
      <w:proofErr w:type="spellStart"/>
      <w:r w:rsidR="00316BC4" w:rsidRPr="00B00D6B">
        <w:rPr>
          <w:rStyle w:val="Accentuationlgre"/>
        </w:rPr>
        <w:t>schema_coc</w:t>
      </w:r>
      <w:proofErr w:type="spellEnd"/>
      <w:r w:rsidR="00316BC4" w:rsidRPr="00B00D6B">
        <w:rPr>
          <w:rStyle w:val="Accentuationlgre"/>
        </w:rPr>
        <w:t xml:space="preserve">, </w:t>
      </w:r>
      <w:proofErr w:type="spellStart"/>
      <w:r w:rsidR="00316BC4" w:rsidRPr="00B00D6B">
        <w:rPr>
          <w:rStyle w:val="Accentuationlgre"/>
        </w:rPr>
        <w:t>schema_gestion</w:t>
      </w:r>
      <w:proofErr w:type="spellEnd"/>
      <w:r w:rsidR="00316BC4" w:rsidRPr="00B00D6B">
        <w:rPr>
          <w:rStyle w:val="Accentuationlgre"/>
        </w:rPr>
        <w:t xml:space="preserve">, </w:t>
      </w:r>
      <w:proofErr w:type="spellStart"/>
      <w:r w:rsidR="00316BC4" w:rsidRPr="00B00D6B">
        <w:rPr>
          <w:rStyle w:val="Accentuationlgre"/>
        </w:rPr>
        <w:t>schema_mof</w:t>
      </w:r>
      <w:proofErr w:type="spellEnd"/>
      <w:r w:rsidR="00316BC4" w:rsidRPr="00B00D6B">
        <w:rPr>
          <w:rStyle w:val="Accentuationlgre"/>
        </w:rPr>
        <w:t xml:space="preserve">, </w:t>
      </w:r>
      <w:proofErr w:type="spellStart"/>
      <w:r w:rsidR="00316BC4" w:rsidRPr="00B00D6B">
        <w:rPr>
          <w:rStyle w:val="Accentuationlgre"/>
        </w:rPr>
        <w:t>schema_ref</w:t>
      </w:r>
      <w:proofErr w:type="spellEnd"/>
      <w:r w:rsidR="00316BC4" w:rsidRPr="00B00D6B">
        <w:rPr>
          <w:rStyle w:val="Accentuationlgre"/>
        </w:rPr>
        <w:t xml:space="preserve"> CASCADE;'</w:t>
      </w:r>
    </w:p>
    <w:p w14:paraId="31BF0BB0" w14:textId="651D672D" w:rsidR="00316BC4" w:rsidRPr="005946EA" w:rsidRDefault="00B00D6B" w:rsidP="00B00D6B">
      <w:pPr>
        <w:numPr>
          <w:ilvl w:val="3"/>
          <w:numId w:val="30"/>
        </w:numPr>
        <w:pBdr>
          <w:top w:val="none" w:sz="0" w:space="0" w:color="auto"/>
          <w:left w:val="none" w:sz="0" w:space="0" w:color="auto"/>
          <w:bottom w:val="none" w:sz="0" w:space="0" w:color="auto"/>
          <w:right w:val="none" w:sz="0" w:space="0" w:color="auto"/>
          <w:between w:val="none" w:sz="0" w:space="0" w:color="auto"/>
        </w:pBdr>
        <w:tabs>
          <w:tab w:val="clear" w:pos="2520"/>
          <w:tab w:val="num" w:pos="1080"/>
        </w:tabs>
        <w:spacing w:before="100" w:beforeAutospacing="1" w:after="100" w:afterAutospacing="1" w:line="240" w:lineRule="auto"/>
        <w:ind w:left="1080"/>
        <w:rPr>
          <w:rFonts w:eastAsia="Times New Roman"/>
          <w:lang w:val="en-GB"/>
        </w:rPr>
      </w:pPr>
      <w:r>
        <w:rPr>
          <w:rFonts w:eastAsia="Times New Roman"/>
          <w:color w:val="003366"/>
        </w:rPr>
        <w:t>Alternative</w:t>
      </w:r>
      <w:r w:rsidR="00316BC4">
        <w:rPr>
          <w:rFonts w:eastAsia="Times New Roman"/>
          <w:color w:val="003366"/>
        </w:rPr>
        <w:t xml:space="preserve"> 2, en environnement </w:t>
      </w:r>
      <w:proofErr w:type="gramStart"/>
      <w:r w:rsidR="00316BC4">
        <w:rPr>
          <w:rFonts w:eastAsia="Times New Roman"/>
          <w:color w:val="003366"/>
        </w:rPr>
        <w:t>conteneurisé:</w:t>
      </w:r>
      <w:proofErr w:type="gramEnd"/>
      <w:r w:rsidR="00316BC4">
        <w:rPr>
          <w:rFonts w:eastAsia="Times New Roman"/>
          <w:b/>
          <w:bCs/>
          <w:color w:val="0000FF"/>
        </w:rPr>
        <w:br/>
      </w:r>
      <w:r w:rsidR="00316BC4">
        <w:rPr>
          <w:rStyle w:val="lev"/>
          <w:rFonts w:eastAsia="Times New Roman"/>
          <w:color w:val="0000FF"/>
        </w:rPr>
        <w:t xml:space="preserve">docker </w:t>
      </w:r>
      <w:proofErr w:type="spellStart"/>
      <w:r w:rsidR="00316BC4">
        <w:rPr>
          <w:rStyle w:val="lev"/>
          <w:rFonts w:eastAsia="Times New Roman"/>
          <w:color w:val="0000FF"/>
        </w:rPr>
        <w:t>exec</w:t>
      </w:r>
      <w:proofErr w:type="spellEnd"/>
      <w:r w:rsidR="00316BC4">
        <w:rPr>
          <w:rStyle w:val="lev"/>
          <w:rFonts w:eastAsia="Times New Roman"/>
          <w:color w:val="0000FF"/>
        </w:rPr>
        <w:t xml:space="preserve"> -i </w:t>
      </w:r>
      <w:r w:rsidR="00316BC4">
        <w:rPr>
          <w:rStyle w:val="Accentuation"/>
          <w:rFonts w:eastAsia="Times New Roman"/>
          <w:b/>
          <w:bCs/>
          <w:color w:val="0000FF"/>
        </w:rPr>
        <w:t>&lt;</w:t>
      </w:r>
      <w:proofErr w:type="spellStart"/>
      <w:r w:rsidR="00316BC4">
        <w:rPr>
          <w:rStyle w:val="Accentuation"/>
          <w:rFonts w:eastAsia="Times New Roman"/>
          <w:b/>
          <w:bCs/>
          <w:color w:val="0000FF"/>
        </w:rPr>
        <w:t>nom_conteneur</w:t>
      </w:r>
      <w:proofErr w:type="spellEnd"/>
      <w:r w:rsidR="00316BC4">
        <w:rPr>
          <w:rStyle w:val="Accentuation"/>
          <w:rFonts w:eastAsia="Times New Roman"/>
          <w:b/>
          <w:bCs/>
          <w:color w:val="0000FF"/>
        </w:rPr>
        <w:t>&gt;</w:t>
      </w:r>
      <w:r w:rsidR="00316BC4">
        <w:rPr>
          <w:rStyle w:val="lev"/>
          <w:rFonts w:eastAsia="Times New Roman"/>
          <w:color w:val="0000FF"/>
        </w:rPr>
        <w:t xml:space="preserve"> </w:t>
      </w:r>
      <w:proofErr w:type="spellStart"/>
      <w:r w:rsidR="00316BC4">
        <w:rPr>
          <w:rStyle w:val="lev"/>
          <w:rFonts w:eastAsia="Times New Roman"/>
          <w:color w:val="0000FF"/>
        </w:rPr>
        <w:t>psql</w:t>
      </w:r>
      <w:proofErr w:type="spellEnd"/>
      <w:r w:rsidR="00316BC4">
        <w:rPr>
          <w:rStyle w:val="lev"/>
          <w:rFonts w:eastAsia="Times New Roman"/>
          <w:color w:val="0000FF"/>
        </w:rPr>
        <w:t xml:space="preserve"> -d </w:t>
      </w:r>
      <w:r w:rsidR="00316BC4">
        <w:rPr>
          <w:rStyle w:val="Accentuation"/>
          <w:rFonts w:eastAsia="Times New Roman"/>
          <w:b/>
          <w:bCs/>
          <w:color w:val="0000FF"/>
        </w:rPr>
        <w:t>&lt;</w:t>
      </w:r>
      <w:proofErr w:type="spellStart"/>
      <w:r w:rsidR="00316BC4">
        <w:rPr>
          <w:rStyle w:val="Accentuation"/>
          <w:rFonts w:eastAsia="Times New Roman"/>
          <w:b/>
          <w:bCs/>
          <w:color w:val="0000FF"/>
        </w:rPr>
        <w:t>nom_database_dre</w:t>
      </w:r>
      <w:proofErr w:type="spellEnd"/>
      <w:r w:rsidR="00316BC4">
        <w:rPr>
          <w:rStyle w:val="Accentuation"/>
          <w:rFonts w:eastAsia="Times New Roman"/>
          <w:b/>
          <w:bCs/>
          <w:color w:val="0000FF"/>
        </w:rPr>
        <w:t>&gt;</w:t>
      </w:r>
      <w:r w:rsidR="00316BC4">
        <w:rPr>
          <w:rStyle w:val="lev"/>
          <w:rFonts w:eastAsia="Times New Roman"/>
          <w:color w:val="0000FF"/>
        </w:rPr>
        <w:t xml:space="preserve"> -U </w:t>
      </w:r>
      <w:r w:rsidR="00316BC4">
        <w:rPr>
          <w:rStyle w:val="Accentuation"/>
          <w:rFonts w:eastAsia="Times New Roman"/>
          <w:b/>
          <w:bCs/>
          <w:color w:val="0000FF"/>
        </w:rPr>
        <w:t>&lt;</w:t>
      </w:r>
      <w:proofErr w:type="spellStart"/>
      <w:r w:rsidR="00316BC4">
        <w:rPr>
          <w:rStyle w:val="Accentuation"/>
          <w:rFonts w:eastAsia="Times New Roman"/>
          <w:b/>
          <w:bCs/>
          <w:color w:val="0000FF"/>
        </w:rPr>
        <w:t>user_database_dre</w:t>
      </w:r>
      <w:proofErr w:type="spellEnd"/>
      <w:r w:rsidR="00316BC4">
        <w:rPr>
          <w:rStyle w:val="Accentuation"/>
          <w:rFonts w:eastAsia="Times New Roman"/>
          <w:b/>
          <w:bCs/>
          <w:color w:val="0000FF"/>
        </w:rPr>
        <w:t xml:space="preserve">&gt; </w:t>
      </w:r>
      <w:r w:rsidR="00316BC4">
        <w:rPr>
          <w:rStyle w:val="lev"/>
          <w:rFonts w:eastAsia="Times New Roman"/>
          <w:color w:val="0000FF"/>
        </w:rPr>
        <w:t xml:space="preserve">-c 'DROP SCHEMA IF EXISTS &lt;nom </w:t>
      </w:r>
      <w:proofErr w:type="spellStart"/>
      <w:r w:rsidR="00316BC4">
        <w:rPr>
          <w:rStyle w:val="lev"/>
          <w:rFonts w:eastAsia="Times New Roman"/>
          <w:color w:val="0000FF"/>
        </w:rPr>
        <w:t>schema</w:t>
      </w:r>
      <w:proofErr w:type="spellEnd"/>
      <w:r w:rsidR="00316BC4">
        <w:rPr>
          <w:rStyle w:val="lev"/>
          <w:rFonts w:eastAsia="Times New Roman"/>
          <w:color w:val="0000FF"/>
        </w:rPr>
        <w:t xml:space="preserve"> 1&gt;, &lt;nom </w:t>
      </w:r>
      <w:proofErr w:type="spellStart"/>
      <w:r w:rsidR="00316BC4">
        <w:rPr>
          <w:rStyle w:val="lev"/>
          <w:rFonts w:eastAsia="Times New Roman"/>
          <w:color w:val="0000FF"/>
        </w:rPr>
        <w:t>schema</w:t>
      </w:r>
      <w:proofErr w:type="spellEnd"/>
      <w:r w:rsidR="00316BC4">
        <w:rPr>
          <w:rStyle w:val="lev"/>
          <w:rFonts w:eastAsia="Times New Roman"/>
          <w:color w:val="0000FF"/>
        </w:rPr>
        <w:t xml:space="preserve"> 2&gt;, ... </w:t>
      </w:r>
      <w:r w:rsidR="00316BC4" w:rsidRPr="005946EA">
        <w:rPr>
          <w:rStyle w:val="lev"/>
          <w:rFonts w:eastAsia="Times New Roman"/>
          <w:color w:val="0000FF"/>
          <w:lang w:val="en-GB"/>
        </w:rPr>
        <w:t>CASCADE;'</w:t>
      </w:r>
      <w:r w:rsidR="00316BC4" w:rsidRPr="005946EA">
        <w:rPr>
          <w:rFonts w:eastAsia="Times New Roman"/>
          <w:lang w:val="en-GB"/>
        </w:rPr>
        <w:br/>
      </w:r>
      <w:proofErr w:type="spellStart"/>
      <w:r w:rsidR="00316BC4" w:rsidRPr="005946EA">
        <w:rPr>
          <w:rFonts w:eastAsia="Times New Roman"/>
          <w:lang w:val="en-GB"/>
        </w:rPr>
        <w:t>exemple</w:t>
      </w:r>
      <w:proofErr w:type="spellEnd"/>
      <w:r w:rsidR="00316BC4" w:rsidRPr="005946EA">
        <w:rPr>
          <w:rFonts w:eastAsia="Times New Roman"/>
          <w:lang w:val="en-GB"/>
        </w:rPr>
        <w:t xml:space="preserve"> : </w:t>
      </w:r>
      <w:r w:rsidR="00316BC4" w:rsidRPr="00B00D6B">
        <w:rPr>
          <w:rStyle w:val="Accentuationlgre"/>
          <w:lang w:val="en-GB"/>
        </w:rPr>
        <w:t>docker exec -</w:t>
      </w:r>
      <w:proofErr w:type="spellStart"/>
      <w:r w:rsidR="00316BC4" w:rsidRPr="00B00D6B">
        <w:rPr>
          <w:rStyle w:val="Accentuationlgre"/>
          <w:lang w:val="en-GB"/>
        </w:rPr>
        <w:t>i</w:t>
      </w:r>
      <w:proofErr w:type="spellEnd"/>
      <w:r w:rsidR="00316BC4" w:rsidRPr="00B00D6B">
        <w:rPr>
          <w:rStyle w:val="Accentuationlgre"/>
          <w:lang w:val="en-GB"/>
        </w:rPr>
        <w:t xml:space="preserve"> dre-db-1 </w:t>
      </w:r>
      <w:proofErr w:type="spellStart"/>
      <w:r w:rsidR="00316BC4" w:rsidRPr="00B00D6B">
        <w:rPr>
          <w:rStyle w:val="Accentuationlgre"/>
          <w:lang w:val="en-GB"/>
        </w:rPr>
        <w:t>psql</w:t>
      </w:r>
      <w:proofErr w:type="spellEnd"/>
      <w:r w:rsidR="00316BC4" w:rsidRPr="00B00D6B">
        <w:rPr>
          <w:rStyle w:val="Accentuationlgre"/>
          <w:lang w:val="en-GB"/>
        </w:rPr>
        <w:t xml:space="preserve"> -d </w:t>
      </w:r>
      <w:proofErr w:type="spellStart"/>
      <w:r w:rsidR="00316BC4" w:rsidRPr="00B00D6B">
        <w:rPr>
          <w:rStyle w:val="Accentuationlgre"/>
          <w:lang w:val="en-GB"/>
        </w:rPr>
        <w:t>dre</w:t>
      </w:r>
      <w:proofErr w:type="spellEnd"/>
      <w:r w:rsidR="00316BC4" w:rsidRPr="00B00D6B">
        <w:rPr>
          <w:rStyle w:val="Accentuationlgre"/>
          <w:lang w:val="en-GB"/>
        </w:rPr>
        <w:t xml:space="preserve"> -U </w:t>
      </w:r>
      <w:proofErr w:type="spellStart"/>
      <w:r w:rsidR="00316BC4" w:rsidRPr="00B00D6B">
        <w:rPr>
          <w:rStyle w:val="Accentuationlgre"/>
          <w:lang w:val="en-GB"/>
        </w:rPr>
        <w:t>postgres</w:t>
      </w:r>
      <w:proofErr w:type="spellEnd"/>
      <w:r w:rsidR="00316BC4" w:rsidRPr="00B00D6B">
        <w:rPr>
          <w:rStyle w:val="Accentuationlgre"/>
          <w:lang w:val="en-GB"/>
        </w:rPr>
        <w:t xml:space="preserve"> -c 'DROP SCHEMA IF EXISTS </w:t>
      </w:r>
      <w:proofErr w:type="spellStart"/>
      <w:r w:rsidR="00316BC4" w:rsidRPr="00B00D6B">
        <w:rPr>
          <w:rStyle w:val="Accentuationlgre"/>
          <w:lang w:val="en-GB"/>
        </w:rPr>
        <w:t>schema_chc</w:t>
      </w:r>
      <w:proofErr w:type="spellEnd"/>
      <w:r w:rsidR="00316BC4" w:rsidRPr="00B00D6B">
        <w:rPr>
          <w:rStyle w:val="Accentuationlgre"/>
          <w:lang w:val="en-GB"/>
        </w:rPr>
        <w:t xml:space="preserve">, </w:t>
      </w:r>
      <w:proofErr w:type="spellStart"/>
      <w:r w:rsidR="00316BC4" w:rsidRPr="00B00D6B">
        <w:rPr>
          <w:rStyle w:val="Accentuationlgre"/>
          <w:lang w:val="en-GB"/>
        </w:rPr>
        <w:t>schema_coc</w:t>
      </w:r>
      <w:proofErr w:type="spellEnd"/>
      <w:r w:rsidR="00316BC4" w:rsidRPr="00B00D6B">
        <w:rPr>
          <w:rStyle w:val="Accentuationlgre"/>
          <w:lang w:val="en-GB"/>
        </w:rPr>
        <w:t xml:space="preserve">, </w:t>
      </w:r>
      <w:proofErr w:type="spellStart"/>
      <w:r w:rsidR="00316BC4" w:rsidRPr="00B00D6B">
        <w:rPr>
          <w:rStyle w:val="Accentuationlgre"/>
          <w:lang w:val="en-GB"/>
        </w:rPr>
        <w:t>schema_gestion</w:t>
      </w:r>
      <w:proofErr w:type="spellEnd"/>
      <w:r w:rsidR="00316BC4" w:rsidRPr="00B00D6B">
        <w:rPr>
          <w:rStyle w:val="Accentuationlgre"/>
          <w:lang w:val="en-GB"/>
        </w:rPr>
        <w:t xml:space="preserve">, </w:t>
      </w:r>
      <w:proofErr w:type="spellStart"/>
      <w:r w:rsidR="00316BC4" w:rsidRPr="00B00D6B">
        <w:rPr>
          <w:rStyle w:val="Accentuationlgre"/>
          <w:lang w:val="en-GB"/>
        </w:rPr>
        <w:t>schema_mof</w:t>
      </w:r>
      <w:proofErr w:type="spellEnd"/>
      <w:r w:rsidR="00316BC4" w:rsidRPr="00B00D6B">
        <w:rPr>
          <w:rStyle w:val="Accentuationlgre"/>
          <w:lang w:val="en-GB"/>
        </w:rPr>
        <w:t xml:space="preserve">, </w:t>
      </w:r>
      <w:proofErr w:type="spellStart"/>
      <w:r w:rsidR="00316BC4" w:rsidRPr="00B00D6B">
        <w:rPr>
          <w:rStyle w:val="Accentuationlgre"/>
          <w:lang w:val="en-GB"/>
        </w:rPr>
        <w:t>schema_ref</w:t>
      </w:r>
      <w:proofErr w:type="spellEnd"/>
      <w:r w:rsidR="00316BC4" w:rsidRPr="00B00D6B">
        <w:rPr>
          <w:rStyle w:val="Accentuationlgre"/>
          <w:lang w:val="en-GB"/>
        </w:rPr>
        <w:t xml:space="preserve"> CASCADE;'</w:t>
      </w:r>
    </w:p>
    <w:p w14:paraId="09302693" w14:textId="414BE5B3" w:rsidR="00316BC4" w:rsidRDefault="00316BC4" w:rsidP="00B00D6B">
      <w:pPr>
        <w:numPr>
          <w:ilvl w:val="2"/>
          <w:numId w:val="30"/>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ind w:left="360" w:hanging="360"/>
        <w:rPr>
          <w:rFonts w:eastAsia="Times New Roman"/>
        </w:rPr>
      </w:pPr>
      <w:r>
        <w:rPr>
          <w:rFonts w:eastAsia="Times New Roman"/>
        </w:rPr>
        <w:t xml:space="preserve">Pour chacun </w:t>
      </w:r>
      <w:r w:rsidR="00B00D6B">
        <w:rPr>
          <w:rFonts w:eastAsia="Times New Roman"/>
        </w:rPr>
        <w:t>des dumps</w:t>
      </w:r>
      <w:r>
        <w:rPr>
          <w:rFonts w:eastAsia="Times New Roman"/>
        </w:rPr>
        <w:t xml:space="preserve"> que l'on souhaite importer </w:t>
      </w:r>
    </w:p>
    <w:p w14:paraId="17447B65" w14:textId="04CA13AF" w:rsidR="00316BC4" w:rsidRDefault="00B00D6B" w:rsidP="00B00D6B">
      <w:pPr>
        <w:numPr>
          <w:ilvl w:val="3"/>
          <w:numId w:val="31"/>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ind w:left="1080" w:hanging="360"/>
        <w:rPr>
          <w:rFonts w:eastAsia="Times New Roman"/>
        </w:rPr>
      </w:pPr>
      <w:r>
        <w:rPr>
          <w:rFonts w:eastAsia="Times New Roman"/>
        </w:rPr>
        <w:t>Supprimer</w:t>
      </w:r>
      <w:r w:rsidR="00316BC4">
        <w:rPr>
          <w:rFonts w:eastAsia="Times New Roman"/>
        </w:rPr>
        <w:t xml:space="preserve"> au préalable dans la base cible de l'import les extensions si elles existent (&lt;=&gt; si elles ont été importées lors d'un import précédent). Cela est nécessaire pour éviter les problèmes de cohabitation : 1 extension donnée ne peut être installée qu'une seule fois sur une base de données)</w:t>
      </w:r>
    </w:p>
    <w:p w14:paraId="393E88B1" w14:textId="69FFADC5" w:rsidR="00316BC4" w:rsidRDefault="00B00D6B" w:rsidP="00B00D6B">
      <w:pPr>
        <w:numPr>
          <w:ilvl w:val="4"/>
          <w:numId w:val="31"/>
        </w:numPr>
        <w:pBdr>
          <w:top w:val="none" w:sz="0" w:space="0" w:color="auto"/>
          <w:left w:val="none" w:sz="0" w:space="0" w:color="auto"/>
          <w:bottom w:val="none" w:sz="0" w:space="0" w:color="auto"/>
          <w:right w:val="none" w:sz="0" w:space="0" w:color="auto"/>
          <w:between w:val="none" w:sz="0" w:space="0" w:color="auto"/>
        </w:pBdr>
        <w:tabs>
          <w:tab w:val="clear" w:pos="3240"/>
          <w:tab w:val="num" w:pos="1800"/>
        </w:tabs>
        <w:spacing w:before="100" w:beforeAutospacing="1" w:after="100" w:afterAutospacing="1" w:line="240" w:lineRule="auto"/>
        <w:ind w:left="1800"/>
        <w:rPr>
          <w:rFonts w:eastAsia="Times New Roman"/>
        </w:rPr>
      </w:pPr>
      <w:r>
        <w:rPr>
          <w:rFonts w:eastAsia="Times New Roman"/>
          <w:color w:val="003366"/>
        </w:rPr>
        <w:t>Alternative</w:t>
      </w:r>
      <w:r w:rsidR="00316BC4">
        <w:rPr>
          <w:rFonts w:eastAsia="Times New Roman"/>
          <w:color w:val="003366"/>
        </w:rPr>
        <w:t xml:space="preserve"> 1, en environnement non-</w:t>
      </w:r>
      <w:proofErr w:type="gramStart"/>
      <w:r w:rsidR="00316BC4">
        <w:rPr>
          <w:rFonts w:eastAsia="Times New Roman"/>
          <w:color w:val="003366"/>
        </w:rPr>
        <w:t>conteneurisé:</w:t>
      </w:r>
      <w:proofErr w:type="gramEnd"/>
      <w:r w:rsidR="00316BC4">
        <w:rPr>
          <w:rFonts w:eastAsia="Times New Roman"/>
          <w:b/>
          <w:bCs/>
          <w:color w:val="0000FF"/>
        </w:rPr>
        <w:br/>
      </w:r>
      <w:proofErr w:type="spellStart"/>
      <w:r w:rsidR="00316BC4">
        <w:rPr>
          <w:rStyle w:val="lev"/>
          <w:rFonts w:eastAsia="Times New Roman"/>
          <w:color w:val="0000FF"/>
        </w:rPr>
        <w:t>psql</w:t>
      </w:r>
      <w:proofErr w:type="spellEnd"/>
      <w:r w:rsidR="00316BC4">
        <w:rPr>
          <w:rStyle w:val="lev"/>
          <w:rFonts w:eastAsia="Times New Roman"/>
          <w:color w:val="0000FF"/>
        </w:rPr>
        <w:t xml:space="preserve"> -d </w:t>
      </w:r>
      <w:r w:rsidR="00316BC4">
        <w:rPr>
          <w:rStyle w:val="Accentuation"/>
          <w:rFonts w:eastAsia="Times New Roman"/>
          <w:b/>
          <w:bCs/>
          <w:color w:val="0000FF"/>
        </w:rPr>
        <w:t>&lt;</w:t>
      </w:r>
      <w:proofErr w:type="spellStart"/>
      <w:r w:rsidR="00316BC4">
        <w:rPr>
          <w:rStyle w:val="Accentuation"/>
          <w:rFonts w:eastAsia="Times New Roman"/>
          <w:b/>
          <w:bCs/>
          <w:color w:val="0000FF"/>
        </w:rPr>
        <w:t>nom_database_dre</w:t>
      </w:r>
      <w:proofErr w:type="spellEnd"/>
      <w:r w:rsidR="00316BC4">
        <w:rPr>
          <w:rStyle w:val="Accentuation"/>
          <w:rFonts w:eastAsia="Times New Roman"/>
          <w:b/>
          <w:bCs/>
          <w:color w:val="0000FF"/>
        </w:rPr>
        <w:t>&gt;</w:t>
      </w:r>
      <w:r w:rsidR="00316BC4">
        <w:rPr>
          <w:rStyle w:val="lev"/>
          <w:rFonts w:eastAsia="Times New Roman"/>
          <w:color w:val="0000FF"/>
        </w:rPr>
        <w:t xml:space="preserve"> -U </w:t>
      </w:r>
      <w:r w:rsidR="00316BC4">
        <w:rPr>
          <w:rStyle w:val="Accentuation"/>
          <w:rFonts w:eastAsia="Times New Roman"/>
          <w:b/>
          <w:bCs/>
          <w:color w:val="0000FF"/>
        </w:rPr>
        <w:t>&lt;</w:t>
      </w:r>
      <w:proofErr w:type="spellStart"/>
      <w:r w:rsidR="00316BC4">
        <w:rPr>
          <w:rStyle w:val="Accentuation"/>
          <w:rFonts w:eastAsia="Times New Roman"/>
          <w:b/>
          <w:bCs/>
          <w:color w:val="0000FF"/>
        </w:rPr>
        <w:t>user_database_dre</w:t>
      </w:r>
      <w:proofErr w:type="spellEnd"/>
      <w:r w:rsidR="00316BC4">
        <w:rPr>
          <w:rStyle w:val="Accentuation"/>
          <w:rFonts w:eastAsia="Times New Roman"/>
          <w:b/>
          <w:bCs/>
          <w:color w:val="0000FF"/>
        </w:rPr>
        <w:t>&gt;</w:t>
      </w:r>
      <w:r w:rsidR="00316BC4">
        <w:rPr>
          <w:rFonts w:eastAsia="Times New Roman"/>
          <w:color w:val="0000FF"/>
        </w:rPr>
        <w:t xml:space="preserve"> </w:t>
      </w:r>
      <w:r w:rsidR="00316BC4">
        <w:rPr>
          <w:rStyle w:val="lev"/>
          <w:rFonts w:eastAsia="Times New Roman"/>
          <w:color w:val="0000FF"/>
        </w:rPr>
        <w:t xml:space="preserve">-c 'DROP EXTENSION IF EXISTS </w:t>
      </w:r>
      <w:proofErr w:type="spellStart"/>
      <w:r w:rsidR="00316BC4">
        <w:rPr>
          <w:rStyle w:val="lev"/>
          <w:rFonts w:eastAsia="Times New Roman"/>
          <w:color w:val="0000FF"/>
        </w:rPr>
        <w:t>unaccent</w:t>
      </w:r>
      <w:proofErr w:type="spellEnd"/>
      <w:r w:rsidR="00316BC4">
        <w:rPr>
          <w:rStyle w:val="lev"/>
          <w:rFonts w:eastAsia="Times New Roman"/>
          <w:color w:val="0000FF"/>
        </w:rPr>
        <w:t xml:space="preserve">, </w:t>
      </w:r>
      <w:proofErr w:type="spellStart"/>
      <w:r w:rsidR="00316BC4">
        <w:rPr>
          <w:rStyle w:val="lev"/>
          <w:rFonts w:eastAsia="Times New Roman"/>
          <w:color w:val="0000FF"/>
        </w:rPr>
        <w:t>pg_trgm</w:t>
      </w:r>
      <w:proofErr w:type="spellEnd"/>
      <w:r w:rsidR="00316BC4">
        <w:rPr>
          <w:rStyle w:val="lev"/>
          <w:rFonts w:eastAsia="Times New Roman"/>
          <w:color w:val="0000FF"/>
        </w:rPr>
        <w:t xml:space="preserve"> CASCADE;'</w:t>
      </w:r>
      <w:r w:rsidR="00316BC4">
        <w:rPr>
          <w:rFonts w:eastAsia="Times New Roman"/>
        </w:rPr>
        <w:br/>
        <w:t xml:space="preserve">exemple : </w:t>
      </w:r>
      <w:proofErr w:type="spellStart"/>
      <w:r w:rsidR="00316BC4" w:rsidRPr="00B00D6B">
        <w:rPr>
          <w:rStyle w:val="Accentuationlgre"/>
        </w:rPr>
        <w:t>psql</w:t>
      </w:r>
      <w:proofErr w:type="spellEnd"/>
      <w:r w:rsidR="00316BC4" w:rsidRPr="00B00D6B">
        <w:rPr>
          <w:rStyle w:val="Accentuationlgre"/>
        </w:rPr>
        <w:t xml:space="preserve"> -d </w:t>
      </w:r>
      <w:proofErr w:type="spellStart"/>
      <w:r w:rsidR="00316BC4" w:rsidRPr="00B00D6B">
        <w:rPr>
          <w:rStyle w:val="Accentuationlgre"/>
        </w:rPr>
        <w:t>dre</w:t>
      </w:r>
      <w:proofErr w:type="spellEnd"/>
      <w:r w:rsidR="00316BC4" w:rsidRPr="00B00D6B">
        <w:rPr>
          <w:rStyle w:val="Accentuationlgre"/>
        </w:rPr>
        <w:t xml:space="preserve"> -U </w:t>
      </w:r>
      <w:proofErr w:type="spellStart"/>
      <w:r w:rsidR="00316BC4" w:rsidRPr="00B00D6B">
        <w:rPr>
          <w:rStyle w:val="Accentuationlgre"/>
        </w:rPr>
        <w:t>postgres</w:t>
      </w:r>
      <w:proofErr w:type="spellEnd"/>
      <w:r w:rsidR="00316BC4" w:rsidRPr="00B00D6B">
        <w:rPr>
          <w:rStyle w:val="Accentuationlgre"/>
        </w:rPr>
        <w:t xml:space="preserve"> -c 'DROP EXTENSION IF EXISTS </w:t>
      </w:r>
      <w:proofErr w:type="spellStart"/>
      <w:r w:rsidR="00316BC4" w:rsidRPr="00B00D6B">
        <w:rPr>
          <w:rStyle w:val="Accentuationlgre"/>
        </w:rPr>
        <w:t>unaccent</w:t>
      </w:r>
      <w:proofErr w:type="spellEnd"/>
      <w:r w:rsidR="00316BC4" w:rsidRPr="00B00D6B">
        <w:rPr>
          <w:rStyle w:val="Accentuationlgre"/>
        </w:rPr>
        <w:t xml:space="preserve">, </w:t>
      </w:r>
      <w:proofErr w:type="spellStart"/>
      <w:r w:rsidR="00316BC4" w:rsidRPr="00B00D6B">
        <w:rPr>
          <w:rStyle w:val="Accentuationlgre"/>
        </w:rPr>
        <w:t>pg_trgm</w:t>
      </w:r>
      <w:proofErr w:type="spellEnd"/>
      <w:r w:rsidR="00316BC4" w:rsidRPr="00B00D6B">
        <w:rPr>
          <w:rStyle w:val="Accentuationlgre"/>
        </w:rPr>
        <w:t xml:space="preserve"> CASCADE;'</w:t>
      </w:r>
    </w:p>
    <w:p w14:paraId="2F0EAE37" w14:textId="7D7D9558" w:rsidR="00316BC4" w:rsidRDefault="00B00D6B" w:rsidP="00B00D6B">
      <w:pPr>
        <w:numPr>
          <w:ilvl w:val="4"/>
          <w:numId w:val="31"/>
        </w:numPr>
        <w:pBdr>
          <w:top w:val="none" w:sz="0" w:space="0" w:color="auto"/>
          <w:left w:val="none" w:sz="0" w:space="0" w:color="auto"/>
          <w:bottom w:val="none" w:sz="0" w:space="0" w:color="auto"/>
          <w:right w:val="none" w:sz="0" w:space="0" w:color="auto"/>
          <w:between w:val="none" w:sz="0" w:space="0" w:color="auto"/>
        </w:pBdr>
        <w:tabs>
          <w:tab w:val="clear" w:pos="3240"/>
          <w:tab w:val="num" w:pos="1800"/>
        </w:tabs>
        <w:spacing w:before="100" w:beforeAutospacing="1" w:after="100" w:afterAutospacing="1" w:line="240" w:lineRule="auto"/>
        <w:ind w:left="1800"/>
        <w:rPr>
          <w:rFonts w:eastAsia="Times New Roman"/>
        </w:rPr>
      </w:pPr>
      <w:r>
        <w:rPr>
          <w:rFonts w:eastAsia="Times New Roman"/>
          <w:color w:val="003366"/>
        </w:rPr>
        <w:t>Alternative</w:t>
      </w:r>
      <w:r w:rsidR="00316BC4">
        <w:rPr>
          <w:rFonts w:eastAsia="Times New Roman"/>
          <w:color w:val="003366"/>
        </w:rPr>
        <w:t xml:space="preserve"> 2, en environnement </w:t>
      </w:r>
      <w:r>
        <w:rPr>
          <w:rFonts w:eastAsia="Times New Roman"/>
          <w:color w:val="003366"/>
        </w:rPr>
        <w:t>conteneurisé :</w:t>
      </w:r>
      <w:r w:rsidR="00316BC4">
        <w:rPr>
          <w:rFonts w:eastAsia="Times New Roman"/>
          <w:b/>
          <w:bCs/>
          <w:color w:val="0000FF"/>
        </w:rPr>
        <w:br/>
      </w:r>
      <w:r w:rsidR="00316BC4">
        <w:rPr>
          <w:rStyle w:val="lev"/>
          <w:rFonts w:eastAsia="Times New Roman"/>
          <w:color w:val="0000FF"/>
        </w:rPr>
        <w:t xml:space="preserve">docker </w:t>
      </w:r>
      <w:proofErr w:type="spellStart"/>
      <w:r w:rsidR="00316BC4">
        <w:rPr>
          <w:rStyle w:val="lev"/>
          <w:rFonts w:eastAsia="Times New Roman"/>
          <w:color w:val="0000FF"/>
        </w:rPr>
        <w:t>exec</w:t>
      </w:r>
      <w:proofErr w:type="spellEnd"/>
      <w:r w:rsidR="00316BC4">
        <w:rPr>
          <w:rStyle w:val="lev"/>
          <w:rFonts w:eastAsia="Times New Roman"/>
          <w:color w:val="0000FF"/>
        </w:rPr>
        <w:t xml:space="preserve"> -i </w:t>
      </w:r>
      <w:r w:rsidR="00316BC4">
        <w:rPr>
          <w:rStyle w:val="Accentuation"/>
          <w:rFonts w:eastAsia="Times New Roman"/>
          <w:b/>
          <w:bCs/>
          <w:color w:val="0000FF"/>
        </w:rPr>
        <w:t>&lt;</w:t>
      </w:r>
      <w:proofErr w:type="spellStart"/>
      <w:r w:rsidR="00316BC4">
        <w:rPr>
          <w:rStyle w:val="Accentuation"/>
          <w:rFonts w:eastAsia="Times New Roman"/>
          <w:b/>
          <w:bCs/>
          <w:color w:val="0000FF"/>
        </w:rPr>
        <w:t>nom_conteneur</w:t>
      </w:r>
      <w:proofErr w:type="spellEnd"/>
      <w:r w:rsidR="00316BC4">
        <w:rPr>
          <w:rStyle w:val="Accentuation"/>
          <w:rFonts w:eastAsia="Times New Roman"/>
          <w:b/>
          <w:bCs/>
          <w:color w:val="0000FF"/>
        </w:rPr>
        <w:t>&gt;</w:t>
      </w:r>
      <w:r w:rsidR="00316BC4">
        <w:rPr>
          <w:rStyle w:val="lev"/>
          <w:rFonts w:eastAsia="Times New Roman"/>
          <w:color w:val="0000FF"/>
        </w:rPr>
        <w:t xml:space="preserve"> </w:t>
      </w:r>
      <w:proofErr w:type="spellStart"/>
      <w:r w:rsidR="00316BC4">
        <w:rPr>
          <w:rStyle w:val="lev"/>
          <w:rFonts w:eastAsia="Times New Roman"/>
          <w:color w:val="0000FF"/>
        </w:rPr>
        <w:t>psql</w:t>
      </w:r>
      <w:proofErr w:type="spellEnd"/>
      <w:r w:rsidR="00316BC4">
        <w:rPr>
          <w:rStyle w:val="lev"/>
          <w:rFonts w:eastAsia="Times New Roman"/>
          <w:color w:val="0000FF"/>
        </w:rPr>
        <w:t xml:space="preserve"> -d </w:t>
      </w:r>
      <w:r w:rsidR="00316BC4">
        <w:rPr>
          <w:rStyle w:val="Accentuation"/>
          <w:rFonts w:eastAsia="Times New Roman"/>
          <w:b/>
          <w:bCs/>
          <w:color w:val="0000FF"/>
        </w:rPr>
        <w:t>&lt;</w:t>
      </w:r>
      <w:proofErr w:type="spellStart"/>
      <w:r w:rsidR="00316BC4">
        <w:rPr>
          <w:rStyle w:val="Accentuation"/>
          <w:rFonts w:eastAsia="Times New Roman"/>
          <w:b/>
          <w:bCs/>
          <w:color w:val="0000FF"/>
        </w:rPr>
        <w:t>nom_database_dre</w:t>
      </w:r>
      <w:proofErr w:type="spellEnd"/>
      <w:r w:rsidR="00316BC4">
        <w:rPr>
          <w:rStyle w:val="Accentuation"/>
          <w:rFonts w:eastAsia="Times New Roman"/>
          <w:b/>
          <w:bCs/>
          <w:color w:val="0000FF"/>
        </w:rPr>
        <w:t>&gt;</w:t>
      </w:r>
      <w:r w:rsidR="00316BC4">
        <w:rPr>
          <w:rStyle w:val="lev"/>
          <w:rFonts w:eastAsia="Times New Roman"/>
          <w:color w:val="0000FF"/>
        </w:rPr>
        <w:t xml:space="preserve"> -U </w:t>
      </w:r>
      <w:r w:rsidR="00316BC4">
        <w:rPr>
          <w:rStyle w:val="Accentuation"/>
          <w:rFonts w:eastAsia="Times New Roman"/>
          <w:b/>
          <w:bCs/>
          <w:color w:val="0000FF"/>
        </w:rPr>
        <w:t>&lt;</w:t>
      </w:r>
      <w:proofErr w:type="spellStart"/>
      <w:r w:rsidR="00316BC4">
        <w:rPr>
          <w:rStyle w:val="Accentuation"/>
          <w:rFonts w:eastAsia="Times New Roman"/>
          <w:b/>
          <w:bCs/>
          <w:color w:val="0000FF"/>
        </w:rPr>
        <w:t>user_database_dre</w:t>
      </w:r>
      <w:proofErr w:type="spellEnd"/>
      <w:r w:rsidR="00316BC4">
        <w:rPr>
          <w:rStyle w:val="Accentuation"/>
          <w:rFonts w:eastAsia="Times New Roman"/>
          <w:b/>
          <w:bCs/>
          <w:color w:val="0000FF"/>
        </w:rPr>
        <w:t>&gt;</w:t>
      </w:r>
      <w:r w:rsidR="00316BC4">
        <w:rPr>
          <w:rStyle w:val="lev"/>
          <w:rFonts w:eastAsia="Times New Roman"/>
          <w:color w:val="0000FF"/>
        </w:rPr>
        <w:t xml:space="preserve"> -c 'DROP EXTENSION IF EXISTS </w:t>
      </w:r>
      <w:proofErr w:type="spellStart"/>
      <w:r w:rsidR="00316BC4">
        <w:rPr>
          <w:rStyle w:val="lev"/>
          <w:rFonts w:eastAsia="Times New Roman"/>
          <w:color w:val="0000FF"/>
        </w:rPr>
        <w:t>unaccent</w:t>
      </w:r>
      <w:proofErr w:type="spellEnd"/>
      <w:r w:rsidR="00316BC4">
        <w:rPr>
          <w:rStyle w:val="lev"/>
          <w:rFonts w:eastAsia="Times New Roman"/>
          <w:color w:val="0000FF"/>
        </w:rPr>
        <w:t xml:space="preserve">, </w:t>
      </w:r>
      <w:proofErr w:type="spellStart"/>
      <w:r w:rsidR="00316BC4">
        <w:rPr>
          <w:rStyle w:val="lev"/>
          <w:rFonts w:eastAsia="Times New Roman"/>
          <w:color w:val="0000FF"/>
        </w:rPr>
        <w:t>pg_trgm</w:t>
      </w:r>
      <w:proofErr w:type="spellEnd"/>
      <w:r w:rsidR="00316BC4">
        <w:rPr>
          <w:rStyle w:val="lev"/>
          <w:rFonts w:eastAsia="Times New Roman"/>
          <w:color w:val="0000FF"/>
        </w:rPr>
        <w:t xml:space="preserve"> </w:t>
      </w:r>
      <w:proofErr w:type="gramStart"/>
      <w:r w:rsidR="00316BC4">
        <w:rPr>
          <w:rStyle w:val="lev"/>
          <w:rFonts w:eastAsia="Times New Roman"/>
          <w:color w:val="0000FF"/>
        </w:rPr>
        <w:t>CASCADE;</w:t>
      </w:r>
      <w:proofErr w:type="gramEnd"/>
      <w:r w:rsidR="00316BC4">
        <w:rPr>
          <w:rStyle w:val="lev"/>
          <w:rFonts w:eastAsia="Times New Roman"/>
          <w:color w:val="0000FF"/>
        </w:rPr>
        <w:t>'</w:t>
      </w:r>
      <w:r w:rsidR="00316BC4">
        <w:rPr>
          <w:rFonts w:eastAsia="Times New Roman"/>
        </w:rPr>
        <w:br/>
        <w:t xml:space="preserve">exemple : </w:t>
      </w:r>
      <w:r w:rsidR="00316BC4" w:rsidRPr="00B00D6B">
        <w:rPr>
          <w:rStyle w:val="Accentuationlgre"/>
        </w:rPr>
        <w:t xml:space="preserve">docker </w:t>
      </w:r>
      <w:proofErr w:type="spellStart"/>
      <w:r w:rsidR="00316BC4" w:rsidRPr="00B00D6B">
        <w:rPr>
          <w:rStyle w:val="Accentuationlgre"/>
        </w:rPr>
        <w:t>exec</w:t>
      </w:r>
      <w:proofErr w:type="spellEnd"/>
      <w:r w:rsidR="00316BC4" w:rsidRPr="00B00D6B">
        <w:rPr>
          <w:rStyle w:val="Accentuationlgre"/>
        </w:rPr>
        <w:t xml:space="preserve"> -i dre-db-1 </w:t>
      </w:r>
      <w:proofErr w:type="spellStart"/>
      <w:r w:rsidR="00316BC4" w:rsidRPr="00B00D6B">
        <w:rPr>
          <w:rStyle w:val="Accentuationlgre"/>
        </w:rPr>
        <w:t>psql</w:t>
      </w:r>
      <w:proofErr w:type="spellEnd"/>
      <w:r w:rsidR="00316BC4" w:rsidRPr="00B00D6B">
        <w:rPr>
          <w:rStyle w:val="Accentuationlgre"/>
        </w:rPr>
        <w:t xml:space="preserve"> -d </w:t>
      </w:r>
      <w:proofErr w:type="spellStart"/>
      <w:r w:rsidR="00316BC4" w:rsidRPr="00B00D6B">
        <w:rPr>
          <w:rStyle w:val="Accentuationlgre"/>
        </w:rPr>
        <w:t>dre</w:t>
      </w:r>
      <w:proofErr w:type="spellEnd"/>
      <w:r w:rsidR="00316BC4" w:rsidRPr="00B00D6B">
        <w:rPr>
          <w:rStyle w:val="Accentuationlgre"/>
        </w:rPr>
        <w:t xml:space="preserve"> -U </w:t>
      </w:r>
      <w:proofErr w:type="spellStart"/>
      <w:r w:rsidR="00316BC4" w:rsidRPr="00B00D6B">
        <w:rPr>
          <w:rStyle w:val="Accentuationlgre"/>
        </w:rPr>
        <w:t>postgres</w:t>
      </w:r>
      <w:proofErr w:type="spellEnd"/>
      <w:r w:rsidR="00316BC4" w:rsidRPr="00B00D6B">
        <w:rPr>
          <w:rStyle w:val="Accentuationlgre"/>
        </w:rPr>
        <w:t xml:space="preserve"> -c 'DROP EXTENSION IF EXISTS </w:t>
      </w:r>
      <w:proofErr w:type="spellStart"/>
      <w:r w:rsidR="00316BC4" w:rsidRPr="00B00D6B">
        <w:rPr>
          <w:rStyle w:val="Accentuationlgre"/>
        </w:rPr>
        <w:t>unaccent</w:t>
      </w:r>
      <w:proofErr w:type="spellEnd"/>
      <w:r w:rsidR="00316BC4" w:rsidRPr="00B00D6B">
        <w:rPr>
          <w:rStyle w:val="Accentuationlgre"/>
        </w:rPr>
        <w:t xml:space="preserve">, </w:t>
      </w:r>
      <w:proofErr w:type="spellStart"/>
      <w:r w:rsidR="00316BC4" w:rsidRPr="00B00D6B">
        <w:rPr>
          <w:rStyle w:val="Accentuationlgre"/>
        </w:rPr>
        <w:t>pg_trgm</w:t>
      </w:r>
      <w:proofErr w:type="spellEnd"/>
      <w:r w:rsidR="00316BC4" w:rsidRPr="00B00D6B">
        <w:rPr>
          <w:rStyle w:val="Accentuationlgre"/>
        </w:rPr>
        <w:t xml:space="preserve"> CASCADE;'</w:t>
      </w:r>
    </w:p>
    <w:p w14:paraId="613E4B7F" w14:textId="785AE91B" w:rsidR="00316BC4" w:rsidRDefault="00B00D6B" w:rsidP="00B00D6B">
      <w:pPr>
        <w:numPr>
          <w:ilvl w:val="3"/>
          <w:numId w:val="31"/>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ind w:left="1080" w:hanging="360"/>
        <w:rPr>
          <w:rFonts w:eastAsia="Times New Roman"/>
        </w:rPr>
      </w:pPr>
      <w:r>
        <w:rPr>
          <w:rFonts w:eastAsia="Times New Roman"/>
        </w:rPr>
        <w:t>Importer</w:t>
      </w:r>
      <w:r w:rsidR="00316BC4">
        <w:rPr>
          <w:rFonts w:eastAsia="Times New Roman"/>
        </w:rPr>
        <w:t xml:space="preserve"> le dump </w:t>
      </w:r>
    </w:p>
    <w:p w14:paraId="2DE326F9" w14:textId="00D9FE2A" w:rsidR="00316BC4" w:rsidRDefault="00B00D6B" w:rsidP="00B00D6B">
      <w:pPr>
        <w:numPr>
          <w:ilvl w:val="4"/>
          <w:numId w:val="31"/>
        </w:numPr>
        <w:pBdr>
          <w:top w:val="none" w:sz="0" w:space="0" w:color="auto"/>
          <w:left w:val="none" w:sz="0" w:space="0" w:color="auto"/>
          <w:bottom w:val="none" w:sz="0" w:space="0" w:color="auto"/>
          <w:right w:val="none" w:sz="0" w:space="0" w:color="auto"/>
          <w:between w:val="none" w:sz="0" w:space="0" w:color="auto"/>
        </w:pBdr>
        <w:tabs>
          <w:tab w:val="clear" w:pos="3240"/>
          <w:tab w:val="num" w:pos="1800"/>
        </w:tabs>
        <w:spacing w:before="100" w:beforeAutospacing="1" w:after="100" w:afterAutospacing="1" w:line="240" w:lineRule="auto"/>
        <w:ind w:left="1800"/>
        <w:rPr>
          <w:rFonts w:eastAsia="Times New Roman"/>
        </w:rPr>
      </w:pPr>
      <w:r>
        <w:rPr>
          <w:rFonts w:eastAsia="Times New Roman"/>
          <w:color w:val="003366"/>
        </w:rPr>
        <w:t>Alternative</w:t>
      </w:r>
      <w:r w:rsidR="00316BC4">
        <w:rPr>
          <w:rFonts w:eastAsia="Times New Roman"/>
          <w:color w:val="003366"/>
        </w:rPr>
        <w:t xml:space="preserve"> 1, en environnement non-</w:t>
      </w:r>
      <w:r>
        <w:rPr>
          <w:rFonts w:eastAsia="Times New Roman"/>
          <w:color w:val="003366"/>
        </w:rPr>
        <w:t>conteneurisé :</w:t>
      </w:r>
      <w:r w:rsidR="00316BC4">
        <w:rPr>
          <w:rFonts w:eastAsia="Times New Roman"/>
          <w:b/>
          <w:bCs/>
          <w:color w:val="0000FF"/>
        </w:rPr>
        <w:br/>
      </w:r>
      <w:proofErr w:type="spellStart"/>
      <w:r w:rsidR="00316BC4">
        <w:rPr>
          <w:rStyle w:val="lev"/>
          <w:rFonts w:eastAsia="Times New Roman"/>
          <w:color w:val="0000FF"/>
        </w:rPr>
        <w:t>pg_restore</w:t>
      </w:r>
      <w:proofErr w:type="spellEnd"/>
      <w:r w:rsidR="00316BC4">
        <w:rPr>
          <w:rStyle w:val="lev"/>
          <w:rFonts w:eastAsia="Times New Roman"/>
          <w:color w:val="0000FF"/>
        </w:rPr>
        <w:t xml:space="preserve"> -d </w:t>
      </w:r>
      <w:r w:rsidR="00316BC4">
        <w:rPr>
          <w:rStyle w:val="Accentuation"/>
          <w:rFonts w:eastAsia="Times New Roman"/>
          <w:b/>
          <w:bCs/>
          <w:color w:val="0000FF"/>
        </w:rPr>
        <w:t>&lt;</w:t>
      </w:r>
      <w:proofErr w:type="spellStart"/>
      <w:r w:rsidR="00316BC4">
        <w:rPr>
          <w:rStyle w:val="Accentuation"/>
          <w:rFonts w:eastAsia="Times New Roman"/>
          <w:b/>
          <w:bCs/>
          <w:color w:val="0000FF"/>
        </w:rPr>
        <w:t>nom_database_dre</w:t>
      </w:r>
      <w:proofErr w:type="spellEnd"/>
      <w:r w:rsidR="00316BC4">
        <w:rPr>
          <w:rStyle w:val="Accentuation"/>
          <w:rFonts w:eastAsia="Times New Roman"/>
          <w:b/>
          <w:bCs/>
          <w:color w:val="0000FF"/>
        </w:rPr>
        <w:t>&gt;</w:t>
      </w:r>
      <w:r w:rsidR="00316BC4">
        <w:rPr>
          <w:rStyle w:val="lev"/>
          <w:rFonts w:eastAsia="Times New Roman"/>
          <w:color w:val="0000FF"/>
        </w:rPr>
        <w:t xml:space="preserve"> -U </w:t>
      </w:r>
      <w:r w:rsidR="00316BC4">
        <w:rPr>
          <w:rStyle w:val="Accentuation"/>
          <w:rFonts w:eastAsia="Times New Roman"/>
          <w:b/>
          <w:bCs/>
          <w:color w:val="0000FF"/>
        </w:rPr>
        <w:t>&lt;</w:t>
      </w:r>
      <w:proofErr w:type="spellStart"/>
      <w:r w:rsidR="00316BC4">
        <w:rPr>
          <w:rStyle w:val="Accentuation"/>
          <w:rFonts w:eastAsia="Times New Roman"/>
          <w:b/>
          <w:bCs/>
          <w:color w:val="0000FF"/>
        </w:rPr>
        <w:t>user_database_dre</w:t>
      </w:r>
      <w:proofErr w:type="spellEnd"/>
      <w:r w:rsidR="00316BC4">
        <w:rPr>
          <w:rStyle w:val="Accentuation"/>
          <w:rFonts w:eastAsia="Times New Roman"/>
          <w:b/>
          <w:bCs/>
          <w:color w:val="0000FF"/>
        </w:rPr>
        <w:t>&gt;</w:t>
      </w:r>
      <w:r w:rsidR="00316BC4">
        <w:rPr>
          <w:rStyle w:val="lev"/>
          <w:rFonts w:eastAsia="Times New Roman"/>
          <w:color w:val="0000FF"/>
        </w:rPr>
        <w:t xml:space="preserve"> --no-</w:t>
      </w:r>
      <w:proofErr w:type="spellStart"/>
      <w:r w:rsidR="00316BC4">
        <w:rPr>
          <w:rStyle w:val="lev"/>
          <w:rFonts w:eastAsia="Times New Roman"/>
          <w:color w:val="0000FF"/>
        </w:rPr>
        <w:t>owner</w:t>
      </w:r>
      <w:proofErr w:type="spellEnd"/>
      <w:r w:rsidR="00316BC4">
        <w:rPr>
          <w:rStyle w:val="lev"/>
          <w:rFonts w:eastAsia="Times New Roman"/>
          <w:color w:val="0000FF"/>
        </w:rPr>
        <w:t xml:space="preserve"> --no-</w:t>
      </w:r>
      <w:proofErr w:type="spellStart"/>
      <w:r w:rsidR="00316BC4">
        <w:rPr>
          <w:rStyle w:val="lev"/>
          <w:rFonts w:eastAsia="Times New Roman"/>
          <w:color w:val="0000FF"/>
        </w:rPr>
        <w:t>acl</w:t>
      </w:r>
      <w:proofErr w:type="spellEnd"/>
      <w:r w:rsidR="00316BC4">
        <w:rPr>
          <w:rStyle w:val="lev"/>
          <w:rFonts w:eastAsia="Times New Roman"/>
          <w:color w:val="0000FF"/>
        </w:rPr>
        <w:t xml:space="preserve"> </w:t>
      </w:r>
      <w:r w:rsidR="00316BC4">
        <w:rPr>
          <w:rStyle w:val="Accentuation"/>
          <w:rFonts w:eastAsia="Times New Roman"/>
          <w:b/>
          <w:bCs/>
          <w:color w:val="0000FF"/>
        </w:rPr>
        <w:t>&lt;</w:t>
      </w:r>
      <w:proofErr w:type="spellStart"/>
      <w:r w:rsidR="00316BC4">
        <w:rPr>
          <w:rStyle w:val="Accentuation"/>
          <w:rFonts w:eastAsia="Times New Roman"/>
          <w:b/>
          <w:bCs/>
          <w:color w:val="0000FF"/>
        </w:rPr>
        <w:t>nom_dump</w:t>
      </w:r>
      <w:proofErr w:type="spellEnd"/>
      <w:r w:rsidR="00316BC4">
        <w:rPr>
          <w:rStyle w:val="Accentuation"/>
          <w:rFonts w:eastAsia="Times New Roman"/>
          <w:b/>
          <w:bCs/>
          <w:color w:val="0000FF"/>
        </w:rPr>
        <w:t>&gt;</w:t>
      </w:r>
      <w:r w:rsidR="00316BC4">
        <w:rPr>
          <w:rFonts w:eastAsia="Times New Roman"/>
        </w:rPr>
        <w:br/>
        <w:t xml:space="preserve">exemple : </w:t>
      </w:r>
      <w:proofErr w:type="spellStart"/>
      <w:r w:rsidR="00316BC4" w:rsidRPr="00B00D6B">
        <w:rPr>
          <w:rStyle w:val="Accentuationlgre"/>
        </w:rPr>
        <w:t>pg_restore</w:t>
      </w:r>
      <w:proofErr w:type="spellEnd"/>
      <w:r w:rsidR="00316BC4" w:rsidRPr="00B00D6B">
        <w:rPr>
          <w:rStyle w:val="Accentuationlgre"/>
        </w:rPr>
        <w:t xml:space="preserve"> -d </w:t>
      </w:r>
      <w:proofErr w:type="spellStart"/>
      <w:r w:rsidR="00316BC4" w:rsidRPr="00B00D6B">
        <w:rPr>
          <w:rStyle w:val="Accentuationlgre"/>
        </w:rPr>
        <w:t>dre</w:t>
      </w:r>
      <w:proofErr w:type="spellEnd"/>
      <w:r w:rsidR="00316BC4" w:rsidRPr="00B00D6B">
        <w:rPr>
          <w:rStyle w:val="Accentuationlgre"/>
        </w:rPr>
        <w:t xml:space="preserve"> -U </w:t>
      </w:r>
      <w:proofErr w:type="spellStart"/>
      <w:r w:rsidR="00316BC4" w:rsidRPr="00B00D6B">
        <w:rPr>
          <w:rStyle w:val="Accentuationlgre"/>
        </w:rPr>
        <w:t>postgres</w:t>
      </w:r>
      <w:proofErr w:type="spellEnd"/>
      <w:r w:rsidR="00316BC4" w:rsidRPr="00B00D6B">
        <w:rPr>
          <w:rStyle w:val="Accentuationlgre"/>
        </w:rPr>
        <w:t xml:space="preserve"> --no-</w:t>
      </w:r>
      <w:proofErr w:type="spellStart"/>
      <w:r w:rsidR="00316BC4" w:rsidRPr="00B00D6B">
        <w:rPr>
          <w:rStyle w:val="Accentuationlgre"/>
        </w:rPr>
        <w:t>owner</w:t>
      </w:r>
      <w:proofErr w:type="spellEnd"/>
      <w:r w:rsidR="00316BC4" w:rsidRPr="00B00D6B">
        <w:rPr>
          <w:rStyle w:val="Accentuationlgre"/>
        </w:rPr>
        <w:t xml:space="preserve"> --no-</w:t>
      </w:r>
      <w:proofErr w:type="spellStart"/>
      <w:r w:rsidR="00316BC4" w:rsidRPr="00B00D6B">
        <w:rPr>
          <w:rStyle w:val="Accentuationlgre"/>
        </w:rPr>
        <w:t>acl</w:t>
      </w:r>
      <w:proofErr w:type="spellEnd"/>
      <w:r w:rsidR="00316BC4" w:rsidRPr="00B00D6B">
        <w:rPr>
          <w:rStyle w:val="Accentuationlgre"/>
        </w:rPr>
        <w:t xml:space="preserve"> </w:t>
      </w:r>
      <w:proofErr w:type="spellStart"/>
      <w:r w:rsidR="00316BC4" w:rsidRPr="00B00D6B">
        <w:rPr>
          <w:rStyle w:val="Accentuationlgre"/>
        </w:rPr>
        <w:t>mof-db-postgres.bin</w:t>
      </w:r>
      <w:proofErr w:type="spellEnd"/>
    </w:p>
    <w:p w14:paraId="7E5ADE25" w14:textId="7AD0119E" w:rsidR="00316BC4" w:rsidRDefault="00B00D6B" w:rsidP="00B00D6B">
      <w:pPr>
        <w:numPr>
          <w:ilvl w:val="4"/>
          <w:numId w:val="31"/>
        </w:numPr>
        <w:pBdr>
          <w:top w:val="none" w:sz="0" w:space="0" w:color="auto"/>
          <w:left w:val="none" w:sz="0" w:space="0" w:color="auto"/>
          <w:bottom w:val="none" w:sz="0" w:space="0" w:color="auto"/>
          <w:right w:val="none" w:sz="0" w:space="0" w:color="auto"/>
          <w:between w:val="none" w:sz="0" w:space="0" w:color="auto"/>
        </w:pBdr>
        <w:tabs>
          <w:tab w:val="clear" w:pos="3240"/>
          <w:tab w:val="num" w:pos="1800"/>
        </w:tabs>
        <w:spacing w:before="100" w:beforeAutospacing="1" w:after="100" w:afterAutospacing="1" w:line="240" w:lineRule="auto"/>
        <w:ind w:left="1800"/>
        <w:rPr>
          <w:rFonts w:eastAsia="Times New Roman"/>
        </w:rPr>
      </w:pPr>
      <w:r>
        <w:rPr>
          <w:rFonts w:eastAsia="Times New Roman"/>
          <w:color w:val="003366"/>
        </w:rPr>
        <w:t>Alternative</w:t>
      </w:r>
      <w:r w:rsidR="00316BC4">
        <w:rPr>
          <w:rFonts w:eastAsia="Times New Roman"/>
          <w:color w:val="003366"/>
        </w:rPr>
        <w:t xml:space="preserve"> 2, en environnement </w:t>
      </w:r>
      <w:r>
        <w:rPr>
          <w:rFonts w:eastAsia="Times New Roman"/>
          <w:color w:val="003366"/>
        </w:rPr>
        <w:t>conteneurisé :</w:t>
      </w:r>
      <w:r w:rsidR="00316BC4">
        <w:rPr>
          <w:rFonts w:eastAsia="Times New Roman"/>
          <w:b/>
          <w:bCs/>
          <w:color w:val="0000FF"/>
        </w:rPr>
        <w:br/>
      </w:r>
      <w:r w:rsidR="00316BC4">
        <w:rPr>
          <w:rStyle w:val="lev"/>
          <w:rFonts w:eastAsia="Times New Roman"/>
          <w:color w:val="0000FF"/>
        </w:rPr>
        <w:t xml:space="preserve">docker </w:t>
      </w:r>
      <w:proofErr w:type="spellStart"/>
      <w:r w:rsidR="00316BC4">
        <w:rPr>
          <w:rStyle w:val="lev"/>
          <w:rFonts w:eastAsia="Times New Roman"/>
          <w:color w:val="0000FF"/>
        </w:rPr>
        <w:t>exec</w:t>
      </w:r>
      <w:proofErr w:type="spellEnd"/>
      <w:r w:rsidR="00316BC4">
        <w:rPr>
          <w:rStyle w:val="lev"/>
          <w:rFonts w:eastAsia="Times New Roman"/>
          <w:color w:val="0000FF"/>
        </w:rPr>
        <w:t xml:space="preserve"> -i </w:t>
      </w:r>
      <w:r w:rsidR="00316BC4">
        <w:rPr>
          <w:rStyle w:val="Accentuation"/>
          <w:rFonts w:eastAsia="Times New Roman"/>
          <w:b/>
          <w:bCs/>
          <w:color w:val="0000FF"/>
        </w:rPr>
        <w:t>&lt;</w:t>
      </w:r>
      <w:proofErr w:type="spellStart"/>
      <w:r w:rsidR="00316BC4">
        <w:rPr>
          <w:rStyle w:val="Accentuation"/>
          <w:rFonts w:eastAsia="Times New Roman"/>
          <w:b/>
          <w:bCs/>
          <w:color w:val="0000FF"/>
        </w:rPr>
        <w:t>nom_conteneur</w:t>
      </w:r>
      <w:proofErr w:type="spellEnd"/>
      <w:r w:rsidR="00316BC4">
        <w:rPr>
          <w:rStyle w:val="Accentuation"/>
          <w:rFonts w:eastAsia="Times New Roman"/>
          <w:b/>
          <w:bCs/>
          <w:color w:val="0000FF"/>
        </w:rPr>
        <w:t>&gt;</w:t>
      </w:r>
      <w:r w:rsidR="00316BC4">
        <w:rPr>
          <w:rStyle w:val="lev"/>
          <w:rFonts w:eastAsia="Times New Roman"/>
          <w:color w:val="0000FF"/>
        </w:rPr>
        <w:t xml:space="preserve"> </w:t>
      </w:r>
      <w:proofErr w:type="spellStart"/>
      <w:r w:rsidR="00316BC4">
        <w:rPr>
          <w:rStyle w:val="lev"/>
          <w:rFonts w:eastAsia="Times New Roman"/>
          <w:color w:val="0000FF"/>
        </w:rPr>
        <w:t>pg_restore</w:t>
      </w:r>
      <w:proofErr w:type="spellEnd"/>
      <w:r w:rsidR="00316BC4">
        <w:rPr>
          <w:rStyle w:val="lev"/>
          <w:rFonts w:eastAsia="Times New Roman"/>
          <w:color w:val="0000FF"/>
        </w:rPr>
        <w:t xml:space="preserve"> -d </w:t>
      </w:r>
      <w:r w:rsidR="00316BC4">
        <w:rPr>
          <w:rStyle w:val="Accentuation"/>
          <w:rFonts w:eastAsia="Times New Roman"/>
          <w:b/>
          <w:bCs/>
          <w:color w:val="0000FF"/>
        </w:rPr>
        <w:t>&lt;</w:t>
      </w:r>
      <w:proofErr w:type="spellStart"/>
      <w:r w:rsidR="00316BC4">
        <w:rPr>
          <w:rStyle w:val="Accentuation"/>
          <w:rFonts w:eastAsia="Times New Roman"/>
          <w:b/>
          <w:bCs/>
          <w:color w:val="0000FF"/>
        </w:rPr>
        <w:t>nom_database_dre</w:t>
      </w:r>
      <w:proofErr w:type="spellEnd"/>
      <w:r w:rsidR="00316BC4">
        <w:rPr>
          <w:rStyle w:val="Accentuation"/>
          <w:rFonts w:eastAsia="Times New Roman"/>
          <w:b/>
          <w:bCs/>
          <w:color w:val="0000FF"/>
        </w:rPr>
        <w:t>&gt;</w:t>
      </w:r>
      <w:r w:rsidR="00316BC4">
        <w:rPr>
          <w:rStyle w:val="lev"/>
          <w:rFonts w:eastAsia="Times New Roman"/>
          <w:color w:val="0000FF"/>
        </w:rPr>
        <w:t xml:space="preserve"> -U </w:t>
      </w:r>
      <w:r w:rsidR="00316BC4">
        <w:rPr>
          <w:rStyle w:val="Accentuation"/>
          <w:rFonts w:eastAsia="Times New Roman"/>
          <w:b/>
          <w:bCs/>
          <w:color w:val="0000FF"/>
        </w:rPr>
        <w:t>&lt;</w:t>
      </w:r>
      <w:proofErr w:type="spellStart"/>
      <w:r w:rsidR="00316BC4">
        <w:rPr>
          <w:rStyle w:val="Accentuation"/>
          <w:rFonts w:eastAsia="Times New Roman"/>
          <w:b/>
          <w:bCs/>
          <w:color w:val="0000FF"/>
        </w:rPr>
        <w:t>user_database_dre</w:t>
      </w:r>
      <w:proofErr w:type="spellEnd"/>
      <w:r w:rsidR="00316BC4">
        <w:rPr>
          <w:rStyle w:val="Accentuation"/>
          <w:rFonts w:eastAsia="Times New Roman"/>
          <w:b/>
          <w:bCs/>
          <w:color w:val="0000FF"/>
        </w:rPr>
        <w:t>&gt;</w:t>
      </w:r>
      <w:r w:rsidR="00316BC4">
        <w:rPr>
          <w:rStyle w:val="lev"/>
          <w:rFonts w:eastAsia="Times New Roman"/>
          <w:color w:val="0000FF"/>
        </w:rPr>
        <w:t xml:space="preserve"> --no-</w:t>
      </w:r>
      <w:proofErr w:type="spellStart"/>
      <w:r w:rsidR="00316BC4">
        <w:rPr>
          <w:rStyle w:val="lev"/>
          <w:rFonts w:eastAsia="Times New Roman"/>
          <w:color w:val="0000FF"/>
        </w:rPr>
        <w:t>owner</w:t>
      </w:r>
      <w:proofErr w:type="spellEnd"/>
      <w:r w:rsidR="00316BC4">
        <w:rPr>
          <w:rStyle w:val="lev"/>
          <w:rFonts w:eastAsia="Times New Roman"/>
          <w:color w:val="0000FF"/>
        </w:rPr>
        <w:t xml:space="preserve"> --no-</w:t>
      </w:r>
      <w:proofErr w:type="spellStart"/>
      <w:r w:rsidR="00316BC4">
        <w:rPr>
          <w:rStyle w:val="lev"/>
          <w:rFonts w:eastAsia="Times New Roman"/>
          <w:color w:val="0000FF"/>
        </w:rPr>
        <w:t>acl</w:t>
      </w:r>
      <w:proofErr w:type="spellEnd"/>
      <w:r w:rsidR="00316BC4">
        <w:rPr>
          <w:rStyle w:val="lev"/>
          <w:rFonts w:eastAsia="Times New Roman"/>
          <w:color w:val="0000FF"/>
        </w:rPr>
        <w:t xml:space="preserve"> &lt; </w:t>
      </w:r>
      <w:r w:rsidR="00316BC4">
        <w:rPr>
          <w:rStyle w:val="Accentuation"/>
          <w:rFonts w:eastAsia="Times New Roman"/>
          <w:b/>
          <w:bCs/>
          <w:color w:val="0000FF"/>
        </w:rPr>
        <w:t>&lt;</w:t>
      </w:r>
      <w:proofErr w:type="spellStart"/>
      <w:r w:rsidR="00316BC4">
        <w:rPr>
          <w:rStyle w:val="Accentuation"/>
          <w:rFonts w:eastAsia="Times New Roman"/>
          <w:b/>
          <w:bCs/>
          <w:color w:val="0000FF"/>
        </w:rPr>
        <w:t>nom_dump</w:t>
      </w:r>
      <w:proofErr w:type="spellEnd"/>
      <w:r w:rsidR="00316BC4">
        <w:rPr>
          <w:rStyle w:val="Accentuation"/>
          <w:rFonts w:eastAsia="Times New Roman"/>
          <w:b/>
          <w:bCs/>
          <w:color w:val="0000FF"/>
        </w:rPr>
        <w:t>&gt;</w:t>
      </w:r>
      <w:r w:rsidR="00316BC4">
        <w:rPr>
          <w:rFonts w:eastAsia="Times New Roman"/>
        </w:rPr>
        <w:br/>
        <w:t xml:space="preserve">exemple : </w:t>
      </w:r>
      <w:r w:rsidR="00316BC4" w:rsidRPr="00B00D6B">
        <w:rPr>
          <w:rStyle w:val="Accentuationlgre"/>
        </w:rPr>
        <w:t xml:space="preserve">docker </w:t>
      </w:r>
      <w:proofErr w:type="spellStart"/>
      <w:r w:rsidR="00316BC4" w:rsidRPr="00B00D6B">
        <w:rPr>
          <w:rStyle w:val="Accentuationlgre"/>
        </w:rPr>
        <w:t>exec</w:t>
      </w:r>
      <w:proofErr w:type="spellEnd"/>
      <w:r w:rsidR="00316BC4" w:rsidRPr="00B00D6B">
        <w:rPr>
          <w:rStyle w:val="Accentuationlgre"/>
        </w:rPr>
        <w:t xml:space="preserve"> -i dre-db-1 </w:t>
      </w:r>
      <w:proofErr w:type="spellStart"/>
      <w:r w:rsidR="00316BC4" w:rsidRPr="00B00D6B">
        <w:rPr>
          <w:rStyle w:val="Accentuationlgre"/>
        </w:rPr>
        <w:t>pg_restore</w:t>
      </w:r>
      <w:proofErr w:type="spellEnd"/>
      <w:r w:rsidR="00316BC4" w:rsidRPr="00B00D6B">
        <w:rPr>
          <w:rStyle w:val="Accentuationlgre"/>
        </w:rPr>
        <w:t xml:space="preserve"> -d </w:t>
      </w:r>
      <w:proofErr w:type="spellStart"/>
      <w:r w:rsidR="00316BC4" w:rsidRPr="00B00D6B">
        <w:rPr>
          <w:rStyle w:val="Accentuationlgre"/>
        </w:rPr>
        <w:t>dre</w:t>
      </w:r>
      <w:proofErr w:type="spellEnd"/>
      <w:r w:rsidR="00316BC4" w:rsidRPr="00B00D6B">
        <w:rPr>
          <w:rStyle w:val="Accentuationlgre"/>
        </w:rPr>
        <w:t xml:space="preserve"> -U </w:t>
      </w:r>
      <w:proofErr w:type="spellStart"/>
      <w:r w:rsidR="00316BC4" w:rsidRPr="00B00D6B">
        <w:rPr>
          <w:rStyle w:val="Accentuationlgre"/>
        </w:rPr>
        <w:t>postgres</w:t>
      </w:r>
      <w:proofErr w:type="spellEnd"/>
      <w:r w:rsidR="00316BC4" w:rsidRPr="00B00D6B">
        <w:rPr>
          <w:rStyle w:val="Accentuationlgre"/>
        </w:rPr>
        <w:t xml:space="preserve"> --no-</w:t>
      </w:r>
      <w:proofErr w:type="spellStart"/>
      <w:r w:rsidR="00316BC4" w:rsidRPr="00B00D6B">
        <w:rPr>
          <w:rStyle w:val="Accentuationlgre"/>
        </w:rPr>
        <w:t>owner</w:t>
      </w:r>
      <w:proofErr w:type="spellEnd"/>
      <w:r w:rsidR="00316BC4" w:rsidRPr="00B00D6B">
        <w:rPr>
          <w:rStyle w:val="Accentuationlgre"/>
        </w:rPr>
        <w:t xml:space="preserve"> --no-</w:t>
      </w:r>
      <w:proofErr w:type="spellStart"/>
      <w:r w:rsidR="00316BC4" w:rsidRPr="00B00D6B">
        <w:rPr>
          <w:rStyle w:val="Accentuationlgre"/>
        </w:rPr>
        <w:t>acl</w:t>
      </w:r>
      <w:proofErr w:type="spellEnd"/>
      <w:r w:rsidR="00316BC4" w:rsidRPr="00B00D6B">
        <w:rPr>
          <w:rStyle w:val="Accentuationlgre"/>
        </w:rPr>
        <w:t xml:space="preserve"> &lt; </w:t>
      </w:r>
      <w:proofErr w:type="spellStart"/>
      <w:r w:rsidR="00316BC4" w:rsidRPr="00B00D6B">
        <w:rPr>
          <w:rStyle w:val="Accentuationlgre"/>
        </w:rPr>
        <w:t>mof-db-postgres.bin</w:t>
      </w:r>
      <w:proofErr w:type="spellEnd"/>
    </w:p>
    <w:p w14:paraId="7F091A6A" w14:textId="3C24C574" w:rsidR="00316BC4" w:rsidRDefault="00B00D6B" w:rsidP="00B00D6B">
      <w:pPr>
        <w:numPr>
          <w:ilvl w:val="3"/>
          <w:numId w:val="31"/>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ind w:left="1080" w:hanging="360"/>
        <w:rPr>
          <w:rFonts w:eastAsia="Times New Roman"/>
        </w:rPr>
      </w:pPr>
      <w:r>
        <w:rPr>
          <w:rFonts w:eastAsia="Times New Roman"/>
        </w:rPr>
        <w:t>Si</w:t>
      </w:r>
      <w:r w:rsidR="00316BC4">
        <w:rPr>
          <w:rFonts w:eastAsia="Times New Roman"/>
        </w:rPr>
        <w:t xml:space="preserve"> : </w:t>
      </w:r>
    </w:p>
    <w:p w14:paraId="1B4740C8" w14:textId="271CABDB" w:rsidR="00316BC4" w:rsidRDefault="00B00D6B" w:rsidP="00B00D6B">
      <w:pPr>
        <w:numPr>
          <w:ilvl w:val="4"/>
          <w:numId w:val="31"/>
        </w:numPr>
        <w:pBdr>
          <w:top w:val="none" w:sz="0" w:space="0" w:color="auto"/>
          <w:left w:val="none" w:sz="0" w:space="0" w:color="auto"/>
          <w:bottom w:val="none" w:sz="0" w:space="0" w:color="auto"/>
          <w:right w:val="none" w:sz="0" w:space="0" w:color="auto"/>
          <w:between w:val="none" w:sz="0" w:space="0" w:color="auto"/>
        </w:pBdr>
        <w:tabs>
          <w:tab w:val="clear" w:pos="3240"/>
          <w:tab w:val="num" w:pos="1800"/>
        </w:tabs>
        <w:spacing w:before="100" w:beforeAutospacing="1" w:after="100" w:afterAutospacing="1" w:line="240" w:lineRule="auto"/>
        <w:ind w:left="1800"/>
        <w:rPr>
          <w:rFonts w:eastAsia="Times New Roman"/>
        </w:rPr>
      </w:pPr>
      <w:r>
        <w:rPr>
          <w:rFonts w:eastAsia="Times New Roman"/>
        </w:rPr>
        <w:t>Aucune</w:t>
      </w:r>
      <w:r w:rsidR="00316BC4">
        <w:rPr>
          <w:rFonts w:eastAsia="Times New Roman"/>
        </w:rPr>
        <w:t xml:space="preserve"> </w:t>
      </w:r>
      <w:r>
        <w:rPr>
          <w:rFonts w:eastAsia="Times New Roman"/>
        </w:rPr>
        <w:t>occurrence</w:t>
      </w:r>
      <w:r w:rsidR="00316BC4">
        <w:rPr>
          <w:rFonts w:eastAsia="Times New Roman"/>
        </w:rPr>
        <w:t xml:space="preserve"> de ERROR n'est apparue alors les dumps se sont importés correctement</w:t>
      </w:r>
    </w:p>
    <w:p w14:paraId="178CFE44" w14:textId="345299B2" w:rsidR="00316BC4" w:rsidRDefault="00B00D6B" w:rsidP="00B00D6B">
      <w:pPr>
        <w:numPr>
          <w:ilvl w:val="4"/>
          <w:numId w:val="31"/>
        </w:numPr>
        <w:pBdr>
          <w:top w:val="none" w:sz="0" w:space="0" w:color="auto"/>
          <w:left w:val="none" w:sz="0" w:space="0" w:color="auto"/>
          <w:bottom w:val="none" w:sz="0" w:space="0" w:color="auto"/>
          <w:right w:val="none" w:sz="0" w:space="0" w:color="auto"/>
          <w:between w:val="none" w:sz="0" w:space="0" w:color="auto"/>
        </w:pBdr>
        <w:tabs>
          <w:tab w:val="clear" w:pos="3240"/>
          <w:tab w:val="num" w:pos="1800"/>
        </w:tabs>
        <w:spacing w:before="100" w:beforeAutospacing="1" w:after="100" w:afterAutospacing="1" w:line="240" w:lineRule="auto"/>
        <w:ind w:left="1800"/>
        <w:rPr>
          <w:rFonts w:eastAsia="Times New Roman"/>
        </w:rPr>
      </w:pPr>
      <w:r>
        <w:rPr>
          <w:rFonts w:eastAsia="Times New Roman"/>
        </w:rPr>
        <w:lastRenderedPageBreak/>
        <w:t>Aucun</w:t>
      </w:r>
      <w:r w:rsidR="00316BC4">
        <w:rPr>
          <w:rFonts w:eastAsia="Times New Roman"/>
        </w:rPr>
        <w:t xml:space="preserve"> message "</w:t>
      </w:r>
      <w:proofErr w:type="spellStart"/>
      <w:r w:rsidR="00316BC4">
        <w:rPr>
          <w:rFonts w:eastAsia="Times New Roman"/>
        </w:rPr>
        <w:t>pg_</w:t>
      </w:r>
      <w:proofErr w:type="gramStart"/>
      <w:r w:rsidR="00316BC4">
        <w:rPr>
          <w:rFonts w:eastAsia="Times New Roman"/>
        </w:rPr>
        <w:t>restore</w:t>
      </w:r>
      <w:proofErr w:type="spellEnd"/>
      <w:r w:rsidR="00316BC4">
        <w:rPr>
          <w:rFonts w:eastAsia="Times New Roman"/>
        </w:rPr>
        <w:t>:</w:t>
      </w:r>
      <w:proofErr w:type="gramEnd"/>
      <w:r w:rsidR="00316BC4">
        <w:rPr>
          <w:rFonts w:eastAsia="Times New Roman"/>
        </w:rPr>
        <w:t xml:space="preserve"> warning: </w:t>
      </w:r>
      <w:proofErr w:type="spellStart"/>
      <w:r w:rsidR="00316BC4">
        <w:rPr>
          <w:rFonts w:eastAsia="Times New Roman"/>
        </w:rPr>
        <w:t>errors</w:t>
      </w:r>
      <w:proofErr w:type="spellEnd"/>
      <w:r w:rsidR="00316BC4">
        <w:rPr>
          <w:rFonts w:eastAsia="Times New Roman"/>
        </w:rPr>
        <w:t xml:space="preserve"> </w:t>
      </w:r>
      <w:proofErr w:type="spellStart"/>
      <w:r w:rsidR="00316BC4">
        <w:rPr>
          <w:rFonts w:eastAsia="Times New Roman"/>
        </w:rPr>
        <w:t>ignored</w:t>
      </w:r>
      <w:proofErr w:type="spellEnd"/>
      <w:r w:rsidR="00316BC4">
        <w:rPr>
          <w:rFonts w:eastAsia="Times New Roman"/>
        </w:rPr>
        <w:t xml:space="preserve"> on restore: xxx" n'est apparu après chaque </w:t>
      </w:r>
      <w:proofErr w:type="spellStart"/>
      <w:r w:rsidR="00316BC4">
        <w:rPr>
          <w:rFonts w:eastAsia="Times New Roman"/>
        </w:rPr>
        <w:t>pg_restore</w:t>
      </w:r>
      <w:proofErr w:type="spellEnd"/>
      <w:r w:rsidR="00316BC4">
        <w:rPr>
          <w:rFonts w:eastAsia="Times New Roman"/>
        </w:rPr>
        <w:t xml:space="preserve"> alors l'import s'est bien terminé</w:t>
      </w:r>
    </w:p>
    <w:p w14:paraId="5A46B7C7" w14:textId="5B7DD27D" w:rsidR="00B00D6B" w:rsidRDefault="00B00D6B" w:rsidP="00B00D6B">
      <w:pPr>
        <w:pStyle w:val="Titre3"/>
      </w:pPr>
      <w:bookmarkStart w:id="445" w:name="_Toc140654477"/>
      <w:bookmarkStart w:id="446" w:name="_Toc148623121"/>
      <w:r>
        <w:t>Exemple de script</w:t>
      </w:r>
      <w:bookmarkEnd w:id="445"/>
      <w:bookmarkEnd w:id="446"/>
    </w:p>
    <w:p w14:paraId="170346BB" w14:textId="26E59124" w:rsidR="00316BC4" w:rsidRDefault="00B00D6B" w:rsidP="00B00D6B">
      <w:r>
        <w:t>Voici u</w:t>
      </w:r>
      <w:r w:rsidR="00316BC4">
        <w:t>n script rudimentaire exemple implémentant ce protocole (pas de logs, pas de paramètres passables à l'appel du script, ...)</w:t>
      </w:r>
      <w:r>
        <w:t> :</w:t>
      </w:r>
    </w:p>
    <w:p w14:paraId="6A2A4350" w14:textId="5FDF1D73" w:rsidR="00316BC4" w:rsidRDefault="00316BC4" w:rsidP="00316BC4"/>
    <w:tbl>
      <w:tblPr>
        <w:tblStyle w:val="Grilledutableau"/>
        <w:tblW w:w="0" w:type="auto"/>
        <w:tblLook w:val="04A0" w:firstRow="1" w:lastRow="0" w:firstColumn="1" w:lastColumn="0" w:noHBand="0" w:noVBand="1"/>
      </w:tblPr>
      <w:tblGrid>
        <w:gridCol w:w="9062"/>
      </w:tblGrid>
      <w:tr w:rsidR="00B00D6B" w14:paraId="7D100FE7" w14:textId="77777777" w:rsidTr="00B00D6B">
        <w:tc>
          <w:tcPr>
            <w:tcW w:w="9062" w:type="dxa"/>
          </w:tcPr>
          <w:p w14:paraId="1536FC86"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proofErr w:type="gramStart"/>
            <w:r w:rsidRPr="00B00D6B">
              <w:rPr>
                <w:rFonts w:ascii="Consolas" w:eastAsia="Times New Roman" w:hAnsi="Consolas" w:cs="Times New Roman"/>
                <w:color w:val="008000"/>
                <w:sz w:val="21"/>
                <w:szCs w:val="21"/>
                <w:lang w:eastAsia="fr-FR"/>
              </w:rPr>
              <w:t>#!/</w:t>
            </w:r>
            <w:proofErr w:type="gramEnd"/>
            <w:r w:rsidRPr="00B00D6B">
              <w:rPr>
                <w:rFonts w:ascii="Consolas" w:eastAsia="Times New Roman" w:hAnsi="Consolas" w:cs="Times New Roman"/>
                <w:color w:val="008000"/>
                <w:sz w:val="21"/>
                <w:szCs w:val="21"/>
                <w:lang w:eastAsia="fr-FR"/>
              </w:rPr>
              <w:t>bin/</w:t>
            </w:r>
            <w:proofErr w:type="spellStart"/>
            <w:r w:rsidRPr="00B00D6B">
              <w:rPr>
                <w:rFonts w:ascii="Consolas" w:eastAsia="Times New Roman" w:hAnsi="Consolas" w:cs="Times New Roman"/>
                <w:color w:val="008000"/>
                <w:sz w:val="21"/>
                <w:szCs w:val="21"/>
                <w:lang w:eastAsia="fr-FR"/>
              </w:rPr>
              <w:t>bash</w:t>
            </w:r>
            <w:proofErr w:type="spellEnd"/>
          </w:p>
          <w:p w14:paraId="79826BD4"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p>
          <w:p w14:paraId="1B6FAB57"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r w:rsidRPr="00B00D6B">
              <w:rPr>
                <w:rFonts w:ascii="Consolas" w:eastAsia="Times New Roman" w:hAnsi="Consolas" w:cs="Times New Roman"/>
                <w:color w:val="008000"/>
                <w:sz w:val="21"/>
                <w:szCs w:val="21"/>
                <w:lang w:eastAsia="fr-FR"/>
              </w:rPr>
              <w:t>#Exemple de lancement : ./import.sh 2&gt; log.txt</w:t>
            </w:r>
          </w:p>
          <w:p w14:paraId="260CDDE2"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p>
          <w:p w14:paraId="56A8E032"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r w:rsidRPr="00B00D6B">
              <w:rPr>
                <w:rFonts w:ascii="Consolas" w:eastAsia="Times New Roman" w:hAnsi="Consolas" w:cs="Times New Roman"/>
                <w:color w:val="008000"/>
                <w:sz w:val="21"/>
                <w:szCs w:val="21"/>
                <w:lang w:eastAsia="fr-FR"/>
              </w:rPr>
              <w:t>#################### VARIABLES A RENSEIGENR AVANT LANCEMENT DU SCRIPT ###################</w:t>
            </w:r>
          </w:p>
          <w:p w14:paraId="27ADC7BD"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r w:rsidRPr="00B00D6B">
              <w:rPr>
                <w:rFonts w:ascii="Consolas" w:eastAsia="Times New Roman" w:hAnsi="Consolas" w:cs="Times New Roman"/>
                <w:color w:val="008000"/>
                <w:sz w:val="21"/>
                <w:szCs w:val="21"/>
                <w:lang w:eastAsia="fr-FR"/>
              </w:rPr>
              <w:t># informations de connexion base cible import</w:t>
            </w:r>
          </w:p>
          <w:p w14:paraId="50D474E0"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proofErr w:type="spellStart"/>
            <w:proofErr w:type="gramStart"/>
            <w:r w:rsidRPr="00B00D6B">
              <w:rPr>
                <w:rFonts w:ascii="Consolas" w:eastAsia="Times New Roman" w:hAnsi="Consolas" w:cs="Times New Roman"/>
                <w:color w:val="001080"/>
                <w:sz w:val="21"/>
                <w:szCs w:val="21"/>
                <w:lang w:eastAsia="fr-FR"/>
              </w:rPr>
              <w:t>db</w:t>
            </w:r>
            <w:proofErr w:type="gramEnd"/>
            <w:r w:rsidRPr="00B00D6B">
              <w:rPr>
                <w:rFonts w:ascii="Consolas" w:eastAsia="Times New Roman" w:hAnsi="Consolas" w:cs="Times New Roman"/>
                <w:color w:val="001080"/>
                <w:sz w:val="21"/>
                <w:szCs w:val="21"/>
                <w:lang w:eastAsia="fr-FR"/>
              </w:rPr>
              <w:t>_host</w:t>
            </w:r>
            <w:proofErr w:type="spellEnd"/>
            <w:r w:rsidRPr="00B00D6B">
              <w:rPr>
                <w:rFonts w:ascii="Consolas" w:eastAsia="Times New Roman" w:hAnsi="Consolas" w:cs="Times New Roman"/>
                <w:color w:val="000000"/>
                <w:sz w:val="21"/>
                <w:szCs w:val="21"/>
                <w:lang w:eastAsia="fr-FR"/>
              </w:rPr>
              <w:t>=</w:t>
            </w:r>
            <w:r w:rsidRPr="00B00D6B">
              <w:rPr>
                <w:rFonts w:ascii="Consolas" w:eastAsia="Times New Roman" w:hAnsi="Consolas" w:cs="Times New Roman"/>
                <w:color w:val="A31515"/>
                <w:sz w:val="21"/>
                <w:szCs w:val="21"/>
                <w:lang w:eastAsia="fr-FR"/>
              </w:rPr>
              <w:t>localhost</w:t>
            </w:r>
          </w:p>
          <w:p w14:paraId="01949FB4"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proofErr w:type="spellStart"/>
            <w:proofErr w:type="gramStart"/>
            <w:r w:rsidRPr="00B00D6B">
              <w:rPr>
                <w:rFonts w:ascii="Consolas" w:eastAsia="Times New Roman" w:hAnsi="Consolas" w:cs="Times New Roman"/>
                <w:color w:val="001080"/>
                <w:sz w:val="21"/>
                <w:szCs w:val="21"/>
                <w:lang w:eastAsia="fr-FR"/>
              </w:rPr>
              <w:t>db</w:t>
            </w:r>
            <w:proofErr w:type="gramEnd"/>
            <w:r w:rsidRPr="00B00D6B">
              <w:rPr>
                <w:rFonts w:ascii="Consolas" w:eastAsia="Times New Roman" w:hAnsi="Consolas" w:cs="Times New Roman"/>
                <w:color w:val="001080"/>
                <w:sz w:val="21"/>
                <w:szCs w:val="21"/>
                <w:lang w:eastAsia="fr-FR"/>
              </w:rPr>
              <w:t>_user</w:t>
            </w:r>
            <w:proofErr w:type="spellEnd"/>
            <w:r w:rsidRPr="00B00D6B">
              <w:rPr>
                <w:rFonts w:ascii="Consolas" w:eastAsia="Times New Roman" w:hAnsi="Consolas" w:cs="Times New Roman"/>
                <w:color w:val="000000"/>
                <w:sz w:val="21"/>
                <w:szCs w:val="21"/>
                <w:lang w:eastAsia="fr-FR"/>
              </w:rPr>
              <w:t>=</w:t>
            </w:r>
            <w:proofErr w:type="spellStart"/>
            <w:r w:rsidRPr="00B00D6B">
              <w:rPr>
                <w:rFonts w:ascii="Consolas" w:eastAsia="Times New Roman" w:hAnsi="Consolas" w:cs="Times New Roman"/>
                <w:color w:val="A31515"/>
                <w:sz w:val="21"/>
                <w:szCs w:val="21"/>
                <w:lang w:eastAsia="fr-FR"/>
              </w:rPr>
              <w:t>postgres</w:t>
            </w:r>
            <w:proofErr w:type="spellEnd"/>
          </w:p>
          <w:p w14:paraId="3DBF6633"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proofErr w:type="spellStart"/>
            <w:proofErr w:type="gramStart"/>
            <w:r w:rsidRPr="00B00D6B">
              <w:rPr>
                <w:rFonts w:ascii="Consolas" w:eastAsia="Times New Roman" w:hAnsi="Consolas" w:cs="Times New Roman"/>
                <w:color w:val="001080"/>
                <w:sz w:val="21"/>
                <w:szCs w:val="21"/>
                <w:lang w:eastAsia="fr-FR"/>
              </w:rPr>
              <w:t>db</w:t>
            </w:r>
            <w:proofErr w:type="gramEnd"/>
            <w:r w:rsidRPr="00B00D6B">
              <w:rPr>
                <w:rFonts w:ascii="Consolas" w:eastAsia="Times New Roman" w:hAnsi="Consolas" w:cs="Times New Roman"/>
                <w:color w:val="001080"/>
                <w:sz w:val="21"/>
                <w:szCs w:val="21"/>
                <w:lang w:eastAsia="fr-FR"/>
              </w:rPr>
              <w:t>_password</w:t>
            </w:r>
            <w:proofErr w:type="spellEnd"/>
            <w:r w:rsidRPr="00B00D6B">
              <w:rPr>
                <w:rFonts w:ascii="Consolas" w:eastAsia="Times New Roman" w:hAnsi="Consolas" w:cs="Times New Roman"/>
                <w:color w:val="000000"/>
                <w:sz w:val="21"/>
                <w:szCs w:val="21"/>
                <w:lang w:eastAsia="fr-FR"/>
              </w:rPr>
              <w:t>=</w:t>
            </w:r>
            <w:proofErr w:type="spellStart"/>
            <w:r w:rsidRPr="00B00D6B">
              <w:rPr>
                <w:rFonts w:ascii="Consolas" w:eastAsia="Times New Roman" w:hAnsi="Consolas" w:cs="Times New Roman"/>
                <w:color w:val="A31515"/>
                <w:sz w:val="21"/>
                <w:szCs w:val="21"/>
                <w:lang w:eastAsia="fr-FR"/>
              </w:rPr>
              <w:t>password</w:t>
            </w:r>
            <w:proofErr w:type="spellEnd"/>
          </w:p>
          <w:p w14:paraId="72C09A00"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proofErr w:type="spellStart"/>
            <w:proofErr w:type="gramStart"/>
            <w:r w:rsidRPr="00B00D6B">
              <w:rPr>
                <w:rFonts w:ascii="Consolas" w:eastAsia="Times New Roman" w:hAnsi="Consolas" w:cs="Times New Roman"/>
                <w:color w:val="001080"/>
                <w:sz w:val="21"/>
                <w:szCs w:val="21"/>
                <w:lang w:eastAsia="fr-FR"/>
              </w:rPr>
              <w:t>db</w:t>
            </w:r>
            <w:proofErr w:type="gramEnd"/>
            <w:r w:rsidRPr="00B00D6B">
              <w:rPr>
                <w:rFonts w:ascii="Consolas" w:eastAsia="Times New Roman" w:hAnsi="Consolas" w:cs="Times New Roman"/>
                <w:color w:val="001080"/>
                <w:sz w:val="21"/>
                <w:szCs w:val="21"/>
                <w:lang w:eastAsia="fr-FR"/>
              </w:rPr>
              <w:t>_name</w:t>
            </w:r>
            <w:proofErr w:type="spellEnd"/>
            <w:r w:rsidRPr="00B00D6B">
              <w:rPr>
                <w:rFonts w:ascii="Consolas" w:eastAsia="Times New Roman" w:hAnsi="Consolas" w:cs="Times New Roman"/>
                <w:color w:val="000000"/>
                <w:sz w:val="21"/>
                <w:szCs w:val="21"/>
                <w:lang w:eastAsia="fr-FR"/>
              </w:rPr>
              <w:t>=</w:t>
            </w:r>
            <w:proofErr w:type="spellStart"/>
            <w:r w:rsidRPr="00B00D6B">
              <w:rPr>
                <w:rFonts w:ascii="Consolas" w:eastAsia="Times New Roman" w:hAnsi="Consolas" w:cs="Times New Roman"/>
                <w:color w:val="A31515"/>
                <w:sz w:val="21"/>
                <w:szCs w:val="21"/>
                <w:lang w:eastAsia="fr-FR"/>
              </w:rPr>
              <w:t>dre</w:t>
            </w:r>
            <w:proofErr w:type="spellEnd"/>
          </w:p>
          <w:p w14:paraId="61E0F7BF"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proofErr w:type="spellStart"/>
            <w:proofErr w:type="gramStart"/>
            <w:r w:rsidRPr="00B00D6B">
              <w:rPr>
                <w:rFonts w:ascii="Consolas" w:eastAsia="Times New Roman" w:hAnsi="Consolas" w:cs="Times New Roman"/>
                <w:color w:val="001080"/>
                <w:sz w:val="21"/>
                <w:szCs w:val="21"/>
                <w:lang w:eastAsia="fr-FR"/>
              </w:rPr>
              <w:t>db</w:t>
            </w:r>
            <w:proofErr w:type="gramEnd"/>
            <w:r w:rsidRPr="00B00D6B">
              <w:rPr>
                <w:rFonts w:ascii="Consolas" w:eastAsia="Times New Roman" w:hAnsi="Consolas" w:cs="Times New Roman"/>
                <w:color w:val="001080"/>
                <w:sz w:val="21"/>
                <w:szCs w:val="21"/>
                <w:lang w:eastAsia="fr-FR"/>
              </w:rPr>
              <w:t>_port</w:t>
            </w:r>
            <w:proofErr w:type="spellEnd"/>
            <w:r w:rsidRPr="00B00D6B">
              <w:rPr>
                <w:rFonts w:ascii="Consolas" w:eastAsia="Times New Roman" w:hAnsi="Consolas" w:cs="Times New Roman"/>
                <w:color w:val="000000"/>
                <w:sz w:val="21"/>
                <w:szCs w:val="21"/>
                <w:lang w:eastAsia="fr-FR"/>
              </w:rPr>
              <w:t>=</w:t>
            </w:r>
            <w:r w:rsidRPr="00B00D6B">
              <w:rPr>
                <w:rFonts w:ascii="Consolas" w:eastAsia="Times New Roman" w:hAnsi="Consolas" w:cs="Times New Roman"/>
                <w:color w:val="098658"/>
                <w:sz w:val="21"/>
                <w:szCs w:val="21"/>
                <w:lang w:eastAsia="fr-FR"/>
              </w:rPr>
              <w:t>5432</w:t>
            </w:r>
          </w:p>
          <w:p w14:paraId="0E8D3D12"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p>
          <w:p w14:paraId="5B6C977B"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r w:rsidRPr="00B00D6B">
              <w:rPr>
                <w:rFonts w:ascii="Consolas" w:eastAsia="Times New Roman" w:hAnsi="Consolas" w:cs="Times New Roman"/>
                <w:color w:val="008000"/>
                <w:sz w:val="21"/>
                <w:szCs w:val="21"/>
                <w:lang w:eastAsia="fr-FR"/>
              </w:rPr>
              <w:t xml:space="preserve"># nom de l'environnement à partir duquel </w:t>
            </w:r>
            <w:proofErr w:type="gramStart"/>
            <w:r w:rsidRPr="00B00D6B">
              <w:rPr>
                <w:rFonts w:ascii="Consolas" w:eastAsia="Times New Roman" w:hAnsi="Consolas" w:cs="Times New Roman"/>
                <w:color w:val="008000"/>
                <w:sz w:val="21"/>
                <w:szCs w:val="21"/>
                <w:lang w:eastAsia="fr-FR"/>
              </w:rPr>
              <w:t>les dump</w:t>
            </w:r>
            <w:proofErr w:type="gramEnd"/>
            <w:r w:rsidRPr="00B00D6B">
              <w:rPr>
                <w:rFonts w:ascii="Consolas" w:eastAsia="Times New Roman" w:hAnsi="Consolas" w:cs="Times New Roman"/>
                <w:color w:val="008000"/>
                <w:sz w:val="21"/>
                <w:szCs w:val="21"/>
                <w:lang w:eastAsia="fr-FR"/>
              </w:rPr>
              <w:t xml:space="preserve"> ont été extraits</w:t>
            </w:r>
          </w:p>
          <w:p w14:paraId="6FFC2F82"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proofErr w:type="gramStart"/>
            <w:r w:rsidRPr="00B00D6B">
              <w:rPr>
                <w:rFonts w:ascii="Consolas" w:eastAsia="Times New Roman" w:hAnsi="Consolas" w:cs="Times New Roman"/>
                <w:color w:val="001080"/>
                <w:sz w:val="21"/>
                <w:szCs w:val="21"/>
                <w:lang w:eastAsia="fr-FR"/>
              </w:rPr>
              <w:t>environnement</w:t>
            </w:r>
            <w:proofErr w:type="gramEnd"/>
            <w:r w:rsidRPr="00B00D6B">
              <w:rPr>
                <w:rFonts w:ascii="Consolas" w:eastAsia="Times New Roman" w:hAnsi="Consolas" w:cs="Times New Roman"/>
                <w:color w:val="000000"/>
                <w:sz w:val="21"/>
                <w:szCs w:val="21"/>
                <w:lang w:eastAsia="fr-FR"/>
              </w:rPr>
              <w:t>=</w:t>
            </w:r>
            <w:r w:rsidRPr="00B00D6B">
              <w:rPr>
                <w:rFonts w:ascii="Consolas" w:eastAsia="Times New Roman" w:hAnsi="Consolas" w:cs="Times New Roman"/>
                <w:color w:val="A31515"/>
                <w:sz w:val="21"/>
                <w:szCs w:val="21"/>
                <w:lang w:eastAsia="fr-FR"/>
              </w:rPr>
              <w:t>dev</w:t>
            </w:r>
          </w:p>
          <w:p w14:paraId="38B788A9"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r w:rsidRPr="00B00D6B">
              <w:rPr>
                <w:rFonts w:ascii="Consolas" w:eastAsia="Times New Roman" w:hAnsi="Consolas" w:cs="Times New Roman"/>
                <w:color w:val="008000"/>
                <w:sz w:val="21"/>
                <w:szCs w:val="21"/>
                <w:lang w:eastAsia="fr-FR"/>
              </w:rPr>
              <w:t># date du backup à restaurer au format AAAAMMJJ</w:t>
            </w:r>
          </w:p>
          <w:p w14:paraId="74028DBD"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proofErr w:type="spellStart"/>
            <w:proofErr w:type="gramStart"/>
            <w:r w:rsidRPr="00B00D6B">
              <w:rPr>
                <w:rFonts w:ascii="Consolas" w:eastAsia="Times New Roman" w:hAnsi="Consolas" w:cs="Times New Roman"/>
                <w:color w:val="001080"/>
                <w:sz w:val="21"/>
                <w:szCs w:val="21"/>
                <w:lang w:eastAsia="fr-FR"/>
              </w:rPr>
              <w:t>date</w:t>
            </w:r>
            <w:proofErr w:type="gramEnd"/>
            <w:r w:rsidRPr="00B00D6B">
              <w:rPr>
                <w:rFonts w:ascii="Consolas" w:eastAsia="Times New Roman" w:hAnsi="Consolas" w:cs="Times New Roman"/>
                <w:color w:val="001080"/>
                <w:sz w:val="21"/>
                <w:szCs w:val="21"/>
                <w:lang w:eastAsia="fr-FR"/>
              </w:rPr>
              <w:t>_backup</w:t>
            </w:r>
            <w:proofErr w:type="spellEnd"/>
            <w:r w:rsidRPr="00B00D6B">
              <w:rPr>
                <w:rFonts w:ascii="Consolas" w:eastAsia="Times New Roman" w:hAnsi="Consolas" w:cs="Times New Roman"/>
                <w:color w:val="000000"/>
                <w:sz w:val="21"/>
                <w:szCs w:val="21"/>
                <w:lang w:eastAsia="fr-FR"/>
              </w:rPr>
              <w:t>=</w:t>
            </w:r>
            <w:r w:rsidRPr="00B00D6B">
              <w:rPr>
                <w:rFonts w:ascii="Consolas" w:eastAsia="Times New Roman" w:hAnsi="Consolas" w:cs="Times New Roman"/>
                <w:color w:val="098658"/>
                <w:sz w:val="21"/>
                <w:szCs w:val="21"/>
                <w:lang w:eastAsia="fr-FR"/>
              </w:rPr>
              <w:t>20230517</w:t>
            </w:r>
          </w:p>
          <w:p w14:paraId="21047D67"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r w:rsidRPr="00B00D6B">
              <w:rPr>
                <w:rFonts w:ascii="Consolas" w:eastAsia="Times New Roman" w:hAnsi="Consolas" w:cs="Times New Roman"/>
                <w:color w:val="008000"/>
                <w:sz w:val="21"/>
                <w:szCs w:val="21"/>
                <w:lang w:eastAsia="fr-FR"/>
              </w:rPr>
              <w:t xml:space="preserve"># </w:t>
            </w:r>
            <w:proofErr w:type="spellStart"/>
            <w:r w:rsidRPr="00B00D6B">
              <w:rPr>
                <w:rFonts w:ascii="Consolas" w:eastAsia="Times New Roman" w:hAnsi="Consolas" w:cs="Times New Roman"/>
                <w:color w:val="008000"/>
                <w:sz w:val="21"/>
                <w:szCs w:val="21"/>
                <w:lang w:eastAsia="fr-FR"/>
              </w:rPr>
              <w:t>repertoire</w:t>
            </w:r>
            <w:proofErr w:type="spellEnd"/>
            <w:r w:rsidRPr="00B00D6B">
              <w:rPr>
                <w:rFonts w:ascii="Consolas" w:eastAsia="Times New Roman" w:hAnsi="Consolas" w:cs="Times New Roman"/>
                <w:color w:val="008000"/>
                <w:sz w:val="21"/>
                <w:szCs w:val="21"/>
                <w:lang w:eastAsia="fr-FR"/>
              </w:rPr>
              <w:t xml:space="preserve"> où sont déposés les dumps</w:t>
            </w:r>
          </w:p>
          <w:p w14:paraId="444BA811"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proofErr w:type="spellStart"/>
            <w:proofErr w:type="gramStart"/>
            <w:r w:rsidRPr="00B00D6B">
              <w:rPr>
                <w:rFonts w:ascii="Consolas" w:eastAsia="Times New Roman" w:hAnsi="Consolas" w:cs="Times New Roman"/>
                <w:color w:val="001080"/>
                <w:sz w:val="21"/>
                <w:szCs w:val="21"/>
                <w:lang w:eastAsia="fr-FR"/>
              </w:rPr>
              <w:t>repertoire</w:t>
            </w:r>
            <w:proofErr w:type="gramEnd"/>
            <w:r w:rsidRPr="00B00D6B">
              <w:rPr>
                <w:rFonts w:ascii="Consolas" w:eastAsia="Times New Roman" w:hAnsi="Consolas" w:cs="Times New Roman"/>
                <w:color w:val="001080"/>
                <w:sz w:val="21"/>
                <w:szCs w:val="21"/>
                <w:lang w:eastAsia="fr-FR"/>
              </w:rPr>
              <w:t>_backup</w:t>
            </w:r>
            <w:proofErr w:type="spellEnd"/>
            <w:r w:rsidRPr="00B00D6B">
              <w:rPr>
                <w:rFonts w:ascii="Consolas" w:eastAsia="Times New Roman" w:hAnsi="Consolas" w:cs="Times New Roman"/>
                <w:color w:val="000000"/>
                <w:sz w:val="21"/>
                <w:szCs w:val="21"/>
                <w:lang w:eastAsia="fr-FR"/>
              </w:rPr>
              <w:t>=</w:t>
            </w:r>
            <w:r w:rsidRPr="00B00D6B">
              <w:rPr>
                <w:rFonts w:ascii="Consolas" w:eastAsia="Times New Roman" w:hAnsi="Consolas" w:cs="Times New Roman"/>
                <w:color w:val="A31515"/>
                <w:sz w:val="21"/>
                <w:szCs w:val="21"/>
                <w:lang w:eastAsia="fr-FR"/>
              </w:rPr>
              <w:t>/data/</w:t>
            </w:r>
            <w:proofErr w:type="spellStart"/>
            <w:r w:rsidRPr="00B00D6B">
              <w:rPr>
                <w:rFonts w:ascii="Consolas" w:eastAsia="Times New Roman" w:hAnsi="Consolas" w:cs="Times New Roman"/>
                <w:color w:val="A31515"/>
                <w:sz w:val="21"/>
                <w:szCs w:val="21"/>
                <w:lang w:eastAsia="fr-FR"/>
              </w:rPr>
              <w:t>project</w:t>
            </w:r>
            <w:proofErr w:type="spellEnd"/>
            <w:r w:rsidRPr="00B00D6B">
              <w:rPr>
                <w:rFonts w:ascii="Consolas" w:eastAsia="Times New Roman" w:hAnsi="Consolas" w:cs="Times New Roman"/>
                <w:color w:val="A31515"/>
                <w:sz w:val="21"/>
                <w:szCs w:val="21"/>
                <w:lang w:eastAsia="fr-FR"/>
              </w:rPr>
              <w:t>/</w:t>
            </w:r>
            <w:proofErr w:type="spellStart"/>
            <w:r w:rsidRPr="00B00D6B">
              <w:rPr>
                <w:rFonts w:ascii="Consolas" w:eastAsia="Times New Roman" w:hAnsi="Consolas" w:cs="Times New Roman"/>
                <w:color w:val="A31515"/>
                <w:sz w:val="21"/>
                <w:szCs w:val="21"/>
                <w:lang w:eastAsia="fr-FR"/>
              </w:rPr>
              <w:t>dre</w:t>
            </w:r>
            <w:proofErr w:type="spellEnd"/>
            <w:r w:rsidRPr="00B00D6B">
              <w:rPr>
                <w:rFonts w:ascii="Consolas" w:eastAsia="Times New Roman" w:hAnsi="Consolas" w:cs="Times New Roman"/>
                <w:color w:val="A31515"/>
                <w:sz w:val="21"/>
                <w:szCs w:val="21"/>
                <w:lang w:eastAsia="fr-FR"/>
              </w:rPr>
              <w:t>/dumps</w:t>
            </w:r>
          </w:p>
          <w:p w14:paraId="257B713D"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r w:rsidRPr="00B00D6B">
              <w:rPr>
                <w:rFonts w:ascii="Consolas" w:eastAsia="Times New Roman" w:hAnsi="Consolas" w:cs="Times New Roman"/>
                <w:color w:val="008000"/>
                <w:sz w:val="21"/>
                <w:szCs w:val="21"/>
                <w:lang w:eastAsia="fr-FR"/>
              </w:rPr>
              <w:t># liste des modules (séparés par des "," sans espaces) dont la restauration des données est demandée</w:t>
            </w:r>
          </w:p>
          <w:p w14:paraId="0BB3FB91"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proofErr w:type="spellStart"/>
            <w:proofErr w:type="gramStart"/>
            <w:r w:rsidRPr="00B00D6B">
              <w:rPr>
                <w:rFonts w:ascii="Consolas" w:eastAsia="Times New Roman" w:hAnsi="Consolas" w:cs="Times New Roman"/>
                <w:color w:val="001080"/>
                <w:sz w:val="21"/>
                <w:szCs w:val="21"/>
                <w:lang w:eastAsia="fr-FR"/>
              </w:rPr>
              <w:t>module</w:t>
            </w:r>
            <w:proofErr w:type="gramEnd"/>
            <w:r w:rsidRPr="00B00D6B">
              <w:rPr>
                <w:rFonts w:ascii="Consolas" w:eastAsia="Times New Roman" w:hAnsi="Consolas" w:cs="Times New Roman"/>
                <w:color w:val="001080"/>
                <w:sz w:val="21"/>
                <w:szCs w:val="21"/>
                <w:lang w:eastAsia="fr-FR"/>
              </w:rPr>
              <w:t>_list</w:t>
            </w:r>
            <w:proofErr w:type="spellEnd"/>
            <w:r w:rsidRPr="00B00D6B">
              <w:rPr>
                <w:rFonts w:ascii="Consolas" w:eastAsia="Times New Roman" w:hAnsi="Consolas" w:cs="Times New Roman"/>
                <w:color w:val="000000"/>
                <w:sz w:val="21"/>
                <w:szCs w:val="21"/>
                <w:lang w:eastAsia="fr-FR"/>
              </w:rPr>
              <w:t>=</w:t>
            </w:r>
            <w:proofErr w:type="spellStart"/>
            <w:r w:rsidRPr="00B00D6B">
              <w:rPr>
                <w:rFonts w:ascii="Consolas" w:eastAsia="Times New Roman" w:hAnsi="Consolas" w:cs="Times New Roman"/>
                <w:color w:val="A31515"/>
                <w:sz w:val="21"/>
                <w:szCs w:val="21"/>
                <w:lang w:eastAsia="fr-FR"/>
              </w:rPr>
              <w:t>chc,coc,gestion,inscription,mof,ref</w:t>
            </w:r>
            <w:proofErr w:type="spellEnd"/>
          </w:p>
          <w:p w14:paraId="12C6AB51"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r w:rsidRPr="00B00D6B">
              <w:rPr>
                <w:rFonts w:ascii="Consolas" w:eastAsia="Times New Roman" w:hAnsi="Consolas" w:cs="Times New Roman"/>
                <w:color w:val="008000"/>
                <w:sz w:val="21"/>
                <w:szCs w:val="21"/>
                <w:lang w:eastAsia="fr-FR"/>
              </w:rPr>
              <w:t xml:space="preserve"># nom du conteneur dans lequel tourne la base </w:t>
            </w:r>
            <w:proofErr w:type="spellStart"/>
            <w:r w:rsidRPr="00B00D6B">
              <w:rPr>
                <w:rFonts w:ascii="Consolas" w:eastAsia="Times New Roman" w:hAnsi="Consolas" w:cs="Times New Roman"/>
                <w:color w:val="008000"/>
                <w:sz w:val="21"/>
                <w:szCs w:val="21"/>
                <w:lang w:eastAsia="fr-FR"/>
              </w:rPr>
              <w:t>dre</w:t>
            </w:r>
            <w:proofErr w:type="spellEnd"/>
          </w:p>
          <w:p w14:paraId="6AA6FA65"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r w:rsidRPr="00B00D6B">
              <w:rPr>
                <w:rFonts w:ascii="Consolas" w:eastAsia="Times New Roman" w:hAnsi="Consolas" w:cs="Times New Roman"/>
                <w:color w:val="008000"/>
                <w:sz w:val="21"/>
                <w:szCs w:val="21"/>
                <w:lang w:eastAsia="fr-FR"/>
              </w:rPr>
              <w:t xml:space="preserve"># si pas de conteneur ou si client </w:t>
            </w:r>
            <w:proofErr w:type="spellStart"/>
            <w:r w:rsidRPr="00B00D6B">
              <w:rPr>
                <w:rFonts w:ascii="Consolas" w:eastAsia="Times New Roman" w:hAnsi="Consolas" w:cs="Times New Roman"/>
                <w:color w:val="008000"/>
                <w:sz w:val="21"/>
                <w:szCs w:val="21"/>
                <w:lang w:eastAsia="fr-FR"/>
              </w:rPr>
              <w:t>postgresql</w:t>
            </w:r>
            <w:proofErr w:type="spellEnd"/>
            <w:r w:rsidRPr="00B00D6B">
              <w:rPr>
                <w:rFonts w:ascii="Consolas" w:eastAsia="Times New Roman" w:hAnsi="Consolas" w:cs="Times New Roman"/>
                <w:color w:val="008000"/>
                <w:sz w:val="21"/>
                <w:szCs w:val="21"/>
                <w:lang w:eastAsia="fr-FR"/>
              </w:rPr>
              <w:t xml:space="preserve"> disponible en local, laisser vide</w:t>
            </w:r>
          </w:p>
          <w:p w14:paraId="22E0E8D5"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r w:rsidRPr="00B00D6B">
              <w:rPr>
                <w:rFonts w:ascii="Consolas" w:eastAsia="Times New Roman" w:hAnsi="Consolas" w:cs="Times New Roman"/>
                <w:color w:val="008000"/>
                <w:sz w:val="21"/>
                <w:szCs w:val="21"/>
                <w:lang w:eastAsia="fr-FR"/>
              </w:rPr>
              <w:t>#</w:t>
            </w:r>
            <w:proofErr w:type="spellStart"/>
            <w:r w:rsidRPr="00B00D6B">
              <w:rPr>
                <w:rFonts w:ascii="Consolas" w:eastAsia="Times New Roman" w:hAnsi="Consolas" w:cs="Times New Roman"/>
                <w:color w:val="008000"/>
                <w:sz w:val="21"/>
                <w:szCs w:val="21"/>
                <w:lang w:eastAsia="fr-FR"/>
              </w:rPr>
              <w:t>container_name</w:t>
            </w:r>
            <w:proofErr w:type="spellEnd"/>
            <w:r w:rsidRPr="00B00D6B">
              <w:rPr>
                <w:rFonts w:ascii="Consolas" w:eastAsia="Times New Roman" w:hAnsi="Consolas" w:cs="Times New Roman"/>
                <w:color w:val="008000"/>
                <w:sz w:val="21"/>
                <w:szCs w:val="21"/>
                <w:lang w:eastAsia="fr-FR"/>
              </w:rPr>
              <w:t>=</w:t>
            </w:r>
            <w:proofErr w:type="spellStart"/>
            <w:r w:rsidRPr="00B00D6B">
              <w:rPr>
                <w:rFonts w:ascii="Consolas" w:eastAsia="Times New Roman" w:hAnsi="Consolas" w:cs="Times New Roman"/>
                <w:color w:val="008000"/>
                <w:sz w:val="21"/>
                <w:szCs w:val="21"/>
                <w:lang w:eastAsia="fr-FR"/>
              </w:rPr>
              <w:t>dre-db</w:t>
            </w:r>
            <w:proofErr w:type="spellEnd"/>
          </w:p>
          <w:p w14:paraId="2950FBB0"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r w:rsidRPr="00B00D6B">
              <w:rPr>
                <w:rFonts w:ascii="Consolas" w:eastAsia="Times New Roman" w:hAnsi="Consolas" w:cs="Times New Roman"/>
                <w:color w:val="008000"/>
                <w:sz w:val="21"/>
                <w:szCs w:val="21"/>
                <w:lang w:eastAsia="fr-FR"/>
              </w:rPr>
              <w:t>###################################### FIN VARIABLES #####################################</w:t>
            </w:r>
          </w:p>
          <w:p w14:paraId="22D44D48"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after="240" w:line="285" w:lineRule="atLeast"/>
              <w:rPr>
                <w:rFonts w:ascii="Consolas" w:eastAsia="Times New Roman" w:hAnsi="Consolas" w:cs="Times New Roman"/>
                <w:color w:val="000000"/>
                <w:sz w:val="21"/>
                <w:szCs w:val="21"/>
                <w:lang w:eastAsia="fr-FR"/>
              </w:rPr>
            </w:pPr>
          </w:p>
          <w:p w14:paraId="45A57B6D"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r w:rsidRPr="00B00D6B">
              <w:rPr>
                <w:rFonts w:ascii="Consolas" w:eastAsia="Times New Roman" w:hAnsi="Consolas" w:cs="Times New Roman"/>
                <w:color w:val="001080"/>
                <w:sz w:val="21"/>
                <w:szCs w:val="21"/>
                <w:lang w:eastAsia="fr-FR"/>
              </w:rPr>
              <w:t>IFS</w:t>
            </w:r>
            <w:r w:rsidRPr="00B00D6B">
              <w:rPr>
                <w:rFonts w:ascii="Consolas" w:eastAsia="Times New Roman" w:hAnsi="Consolas" w:cs="Times New Roman"/>
                <w:color w:val="000000"/>
                <w:sz w:val="21"/>
                <w:szCs w:val="21"/>
                <w:lang w:eastAsia="fr-FR"/>
              </w:rPr>
              <w:t>=</w:t>
            </w:r>
            <w:r w:rsidRPr="00B00D6B">
              <w:rPr>
                <w:rFonts w:ascii="Consolas" w:eastAsia="Times New Roman" w:hAnsi="Consolas" w:cs="Times New Roman"/>
                <w:color w:val="A31515"/>
                <w:sz w:val="21"/>
                <w:szCs w:val="21"/>
                <w:lang w:eastAsia="fr-FR"/>
              </w:rPr>
              <w:t>","</w:t>
            </w:r>
            <w:r w:rsidRPr="00B00D6B">
              <w:rPr>
                <w:rFonts w:ascii="Consolas" w:eastAsia="Times New Roman" w:hAnsi="Consolas" w:cs="Times New Roman"/>
                <w:color w:val="000000"/>
                <w:sz w:val="21"/>
                <w:szCs w:val="21"/>
                <w:lang w:eastAsia="fr-FR"/>
              </w:rPr>
              <w:t xml:space="preserve"> </w:t>
            </w:r>
            <w:proofErr w:type="spellStart"/>
            <w:r w:rsidRPr="00B00D6B">
              <w:rPr>
                <w:rFonts w:ascii="Consolas" w:eastAsia="Times New Roman" w:hAnsi="Consolas" w:cs="Times New Roman"/>
                <w:color w:val="795E26"/>
                <w:sz w:val="21"/>
                <w:szCs w:val="21"/>
                <w:lang w:eastAsia="fr-FR"/>
              </w:rPr>
              <w:t>read</w:t>
            </w:r>
            <w:proofErr w:type="spellEnd"/>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0000FF"/>
                <w:sz w:val="21"/>
                <w:szCs w:val="21"/>
                <w:lang w:eastAsia="fr-FR"/>
              </w:rPr>
              <w:t>-a</w:t>
            </w:r>
            <w:r w:rsidRPr="00B00D6B">
              <w:rPr>
                <w:rFonts w:ascii="Consolas" w:eastAsia="Times New Roman" w:hAnsi="Consolas" w:cs="Times New Roman"/>
                <w:color w:val="000000"/>
                <w:sz w:val="21"/>
                <w:szCs w:val="21"/>
                <w:lang w:eastAsia="fr-FR"/>
              </w:rPr>
              <w:t xml:space="preserve"> </w:t>
            </w:r>
            <w:proofErr w:type="spellStart"/>
            <w:r w:rsidRPr="00B00D6B">
              <w:rPr>
                <w:rFonts w:ascii="Consolas" w:eastAsia="Times New Roman" w:hAnsi="Consolas" w:cs="Times New Roman"/>
                <w:color w:val="A31515"/>
                <w:sz w:val="21"/>
                <w:szCs w:val="21"/>
                <w:lang w:eastAsia="fr-FR"/>
              </w:rPr>
              <w:t>tableau_modules</w:t>
            </w:r>
            <w:proofErr w:type="spellEnd"/>
            <w:r w:rsidRPr="00B00D6B">
              <w:rPr>
                <w:rFonts w:ascii="Consolas" w:eastAsia="Times New Roman" w:hAnsi="Consolas" w:cs="Times New Roman"/>
                <w:color w:val="000000"/>
                <w:sz w:val="21"/>
                <w:szCs w:val="21"/>
                <w:lang w:eastAsia="fr-FR"/>
              </w:rPr>
              <w:t xml:space="preserve"> &lt;&lt;&lt; </w:t>
            </w:r>
            <w:r w:rsidRPr="00B00D6B">
              <w:rPr>
                <w:rFonts w:ascii="Consolas" w:eastAsia="Times New Roman" w:hAnsi="Consolas" w:cs="Times New Roman"/>
                <w:color w:val="001080"/>
                <w:sz w:val="21"/>
                <w:szCs w:val="21"/>
                <w:lang w:eastAsia="fr-FR"/>
              </w:rPr>
              <w:t>$</w:t>
            </w:r>
            <w:proofErr w:type="spellStart"/>
            <w:r w:rsidRPr="00B00D6B">
              <w:rPr>
                <w:rFonts w:ascii="Consolas" w:eastAsia="Times New Roman" w:hAnsi="Consolas" w:cs="Times New Roman"/>
                <w:color w:val="001080"/>
                <w:sz w:val="21"/>
                <w:szCs w:val="21"/>
                <w:lang w:eastAsia="fr-FR"/>
              </w:rPr>
              <w:t>module_list</w:t>
            </w:r>
            <w:proofErr w:type="spellEnd"/>
          </w:p>
          <w:p w14:paraId="787CEE3E"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p>
          <w:p w14:paraId="6BCCC512"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proofErr w:type="spellStart"/>
            <w:proofErr w:type="gramStart"/>
            <w:r w:rsidRPr="00B00D6B">
              <w:rPr>
                <w:rFonts w:ascii="Consolas" w:eastAsia="Times New Roman" w:hAnsi="Consolas" w:cs="Times New Roman"/>
                <w:color w:val="795E26"/>
                <w:sz w:val="21"/>
                <w:szCs w:val="21"/>
                <w:lang w:eastAsia="fr-FR"/>
              </w:rPr>
              <w:t>echo</w:t>
            </w:r>
            <w:proofErr w:type="spellEnd"/>
            <w:proofErr w:type="gramEnd"/>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A31515"/>
                <w:sz w:val="21"/>
                <w:szCs w:val="21"/>
                <w:lang w:eastAsia="fr-FR"/>
              </w:rPr>
              <w:t>"import des dumps pour les modules : ${</w:t>
            </w:r>
            <w:proofErr w:type="spellStart"/>
            <w:r w:rsidRPr="00B00D6B">
              <w:rPr>
                <w:rFonts w:ascii="Consolas" w:eastAsia="Times New Roman" w:hAnsi="Consolas" w:cs="Times New Roman"/>
                <w:color w:val="001080"/>
                <w:sz w:val="21"/>
                <w:szCs w:val="21"/>
                <w:lang w:eastAsia="fr-FR"/>
              </w:rPr>
              <w:t>module_list</w:t>
            </w:r>
            <w:proofErr w:type="spellEnd"/>
            <w:r w:rsidRPr="00B00D6B">
              <w:rPr>
                <w:rFonts w:ascii="Consolas" w:eastAsia="Times New Roman" w:hAnsi="Consolas" w:cs="Times New Roman"/>
                <w:color w:val="A31515"/>
                <w:sz w:val="21"/>
                <w:szCs w:val="21"/>
                <w:lang w:eastAsia="fr-FR"/>
              </w:rPr>
              <w:t>}"</w:t>
            </w:r>
          </w:p>
          <w:p w14:paraId="29B129D1"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proofErr w:type="spellStart"/>
            <w:proofErr w:type="gramStart"/>
            <w:r w:rsidRPr="00B00D6B">
              <w:rPr>
                <w:rFonts w:ascii="Consolas" w:eastAsia="Times New Roman" w:hAnsi="Consolas" w:cs="Times New Roman"/>
                <w:color w:val="795E26"/>
                <w:sz w:val="21"/>
                <w:szCs w:val="21"/>
                <w:lang w:eastAsia="fr-FR"/>
              </w:rPr>
              <w:t>echo</w:t>
            </w:r>
            <w:proofErr w:type="spellEnd"/>
            <w:proofErr w:type="gramEnd"/>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A31515"/>
                <w:sz w:val="21"/>
                <w:szCs w:val="21"/>
                <w:lang w:eastAsia="fr-FR"/>
              </w:rPr>
              <w:t>"</w:t>
            </w:r>
            <w:proofErr w:type="spellStart"/>
            <w:r w:rsidRPr="00B00D6B">
              <w:rPr>
                <w:rFonts w:ascii="Consolas" w:eastAsia="Times New Roman" w:hAnsi="Consolas" w:cs="Times New Roman"/>
                <w:color w:val="A31515"/>
                <w:sz w:val="21"/>
                <w:szCs w:val="21"/>
                <w:lang w:eastAsia="fr-FR"/>
              </w:rPr>
              <w:t>repertoire</w:t>
            </w:r>
            <w:proofErr w:type="spellEnd"/>
            <w:r w:rsidRPr="00B00D6B">
              <w:rPr>
                <w:rFonts w:ascii="Consolas" w:eastAsia="Times New Roman" w:hAnsi="Consolas" w:cs="Times New Roman"/>
                <w:color w:val="A31515"/>
                <w:sz w:val="21"/>
                <w:szCs w:val="21"/>
                <w:lang w:eastAsia="fr-FR"/>
              </w:rPr>
              <w:t xml:space="preserve"> des dumps : ${</w:t>
            </w:r>
            <w:proofErr w:type="spellStart"/>
            <w:r w:rsidRPr="00B00D6B">
              <w:rPr>
                <w:rFonts w:ascii="Consolas" w:eastAsia="Times New Roman" w:hAnsi="Consolas" w:cs="Times New Roman"/>
                <w:color w:val="001080"/>
                <w:sz w:val="21"/>
                <w:szCs w:val="21"/>
                <w:lang w:eastAsia="fr-FR"/>
              </w:rPr>
              <w:t>repertoire_backup</w:t>
            </w:r>
            <w:proofErr w:type="spellEnd"/>
            <w:r w:rsidRPr="00B00D6B">
              <w:rPr>
                <w:rFonts w:ascii="Consolas" w:eastAsia="Times New Roman" w:hAnsi="Consolas" w:cs="Times New Roman"/>
                <w:color w:val="A31515"/>
                <w:sz w:val="21"/>
                <w:szCs w:val="21"/>
                <w:lang w:eastAsia="fr-FR"/>
              </w:rPr>
              <w:t>}"</w:t>
            </w:r>
          </w:p>
          <w:p w14:paraId="0C9E0E85"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p>
          <w:p w14:paraId="269FC4C2"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proofErr w:type="gramStart"/>
            <w:r w:rsidRPr="00B00D6B">
              <w:rPr>
                <w:rFonts w:ascii="Consolas" w:eastAsia="Times New Roman" w:hAnsi="Consolas" w:cs="Times New Roman"/>
                <w:color w:val="AF00DB"/>
                <w:sz w:val="21"/>
                <w:szCs w:val="21"/>
                <w:lang w:eastAsia="fr-FR"/>
              </w:rPr>
              <w:t>if</w:t>
            </w:r>
            <w:proofErr w:type="gramEnd"/>
            <w:r w:rsidRPr="00B00D6B">
              <w:rPr>
                <w:rFonts w:ascii="Consolas" w:eastAsia="Times New Roman" w:hAnsi="Consolas" w:cs="Times New Roman"/>
                <w:color w:val="000000"/>
                <w:sz w:val="21"/>
                <w:szCs w:val="21"/>
                <w:lang w:eastAsia="fr-FR"/>
              </w:rPr>
              <w:t xml:space="preserve"> [ -z </w:t>
            </w:r>
            <w:r w:rsidRPr="00B00D6B">
              <w:rPr>
                <w:rFonts w:ascii="Consolas" w:eastAsia="Times New Roman" w:hAnsi="Consolas" w:cs="Times New Roman"/>
                <w:color w:val="A31515"/>
                <w:sz w:val="21"/>
                <w:szCs w:val="21"/>
                <w:lang w:eastAsia="fr-FR"/>
              </w:rPr>
              <w:t>"</w:t>
            </w:r>
            <w:r w:rsidRPr="00B00D6B">
              <w:rPr>
                <w:rFonts w:ascii="Consolas" w:eastAsia="Times New Roman" w:hAnsi="Consolas" w:cs="Times New Roman"/>
                <w:color w:val="001080"/>
                <w:sz w:val="21"/>
                <w:szCs w:val="21"/>
                <w:lang w:eastAsia="fr-FR"/>
              </w:rPr>
              <w:t>$</w:t>
            </w:r>
            <w:proofErr w:type="spellStart"/>
            <w:r w:rsidRPr="00B00D6B">
              <w:rPr>
                <w:rFonts w:ascii="Consolas" w:eastAsia="Times New Roman" w:hAnsi="Consolas" w:cs="Times New Roman"/>
                <w:color w:val="001080"/>
                <w:sz w:val="21"/>
                <w:szCs w:val="21"/>
                <w:lang w:eastAsia="fr-FR"/>
              </w:rPr>
              <w:t>container_name</w:t>
            </w:r>
            <w:proofErr w:type="spellEnd"/>
            <w:r w:rsidRPr="00B00D6B">
              <w:rPr>
                <w:rFonts w:ascii="Consolas" w:eastAsia="Times New Roman" w:hAnsi="Consolas" w:cs="Times New Roman"/>
                <w:color w:val="A31515"/>
                <w:sz w:val="21"/>
                <w:szCs w:val="21"/>
                <w:lang w:eastAsia="fr-FR"/>
              </w:rPr>
              <w:t>"</w:t>
            </w:r>
            <w:r w:rsidRPr="00B00D6B">
              <w:rPr>
                <w:rFonts w:ascii="Consolas" w:eastAsia="Times New Roman" w:hAnsi="Consolas" w:cs="Times New Roman"/>
                <w:color w:val="000000"/>
                <w:sz w:val="21"/>
                <w:szCs w:val="21"/>
                <w:lang w:eastAsia="fr-FR"/>
              </w:rPr>
              <w:t xml:space="preserve"> ]</w:t>
            </w:r>
          </w:p>
          <w:p w14:paraId="5A4C020B"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proofErr w:type="spellStart"/>
            <w:proofErr w:type="gramStart"/>
            <w:r w:rsidRPr="00B00D6B">
              <w:rPr>
                <w:rFonts w:ascii="Consolas" w:eastAsia="Times New Roman" w:hAnsi="Consolas" w:cs="Times New Roman"/>
                <w:color w:val="AF00DB"/>
                <w:sz w:val="21"/>
                <w:szCs w:val="21"/>
                <w:lang w:eastAsia="fr-FR"/>
              </w:rPr>
              <w:t>then</w:t>
            </w:r>
            <w:proofErr w:type="spellEnd"/>
            <w:proofErr w:type="gramEnd"/>
          </w:p>
          <w:p w14:paraId="30F74959"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r w:rsidRPr="00B00D6B">
              <w:rPr>
                <w:rFonts w:ascii="Consolas" w:eastAsia="Times New Roman" w:hAnsi="Consolas" w:cs="Times New Roman"/>
                <w:color w:val="000000"/>
                <w:sz w:val="21"/>
                <w:szCs w:val="21"/>
                <w:lang w:eastAsia="fr-FR"/>
              </w:rPr>
              <w:t xml:space="preserve">    </w:t>
            </w:r>
            <w:proofErr w:type="spellStart"/>
            <w:proofErr w:type="gramStart"/>
            <w:r w:rsidRPr="00B00D6B">
              <w:rPr>
                <w:rFonts w:ascii="Consolas" w:eastAsia="Times New Roman" w:hAnsi="Consolas" w:cs="Times New Roman"/>
                <w:color w:val="795E26"/>
                <w:sz w:val="21"/>
                <w:szCs w:val="21"/>
                <w:lang w:eastAsia="fr-FR"/>
              </w:rPr>
              <w:t>echo</w:t>
            </w:r>
            <w:proofErr w:type="spellEnd"/>
            <w:proofErr w:type="gramEnd"/>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A31515"/>
                <w:sz w:val="21"/>
                <w:szCs w:val="21"/>
                <w:lang w:eastAsia="fr-FR"/>
              </w:rPr>
              <w:t xml:space="preserve">"travail avec </w:t>
            </w:r>
            <w:proofErr w:type="spellStart"/>
            <w:r w:rsidRPr="00B00D6B">
              <w:rPr>
                <w:rFonts w:ascii="Consolas" w:eastAsia="Times New Roman" w:hAnsi="Consolas" w:cs="Times New Roman"/>
                <w:color w:val="A31515"/>
                <w:sz w:val="21"/>
                <w:szCs w:val="21"/>
                <w:lang w:eastAsia="fr-FR"/>
              </w:rPr>
              <w:t>pg_restore</w:t>
            </w:r>
            <w:proofErr w:type="spellEnd"/>
            <w:r w:rsidRPr="00B00D6B">
              <w:rPr>
                <w:rFonts w:ascii="Consolas" w:eastAsia="Times New Roman" w:hAnsi="Consolas" w:cs="Times New Roman"/>
                <w:color w:val="A31515"/>
                <w:sz w:val="21"/>
                <w:szCs w:val="21"/>
                <w:lang w:eastAsia="fr-FR"/>
              </w:rPr>
              <w:t xml:space="preserve"> directement"</w:t>
            </w:r>
          </w:p>
          <w:p w14:paraId="19C59DA5"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r w:rsidRPr="00B00D6B">
              <w:rPr>
                <w:rFonts w:ascii="Consolas" w:eastAsia="Times New Roman" w:hAnsi="Consolas" w:cs="Times New Roman"/>
                <w:color w:val="000000"/>
                <w:sz w:val="21"/>
                <w:szCs w:val="21"/>
                <w:lang w:eastAsia="fr-FR"/>
              </w:rPr>
              <w:lastRenderedPageBreak/>
              <w:t xml:space="preserve">    </w:t>
            </w:r>
            <w:proofErr w:type="gramStart"/>
            <w:r w:rsidRPr="00B00D6B">
              <w:rPr>
                <w:rFonts w:ascii="Consolas" w:eastAsia="Times New Roman" w:hAnsi="Consolas" w:cs="Times New Roman"/>
                <w:color w:val="0000FF"/>
                <w:sz w:val="21"/>
                <w:szCs w:val="21"/>
                <w:lang w:eastAsia="fr-FR"/>
              </w:rPr>
              <w:t>export</w:t>
            </w:r>
            <w:proofErr w:type="gramEnd"/>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001080"/>
                <w:sz w:val="21"/>
                <w:szCs w:val="21"/>
                <w:lang w:eastAsia="fr-FR"/>
              </w:rPr>
              <w:t>PGPASSWORD</w:t>
            </w:r>
            <w:r w:rsidRPr="00B00D6B">
              <w:rPr>
                <w:rFonts w:ascii="Consolas" w:eastAsia="Times New Roman" w:hAnsi="Consolas" w:cs="Times New Roman"/>
                <w:color w:val="000000"/>
                <w:sz w:val="21"/>
                <w:szCs w:val="21"/>
                <w:lang w:eastAsia="fr-FR"/>
              </w:rPr>
              <w:t>=${</w:t>
            </w:r>
            <w:proofErr w:type="spellStart"/>
            <w:r w:rsidRPr="00B00D6B">
              <w:rPr>
                <w:rFonts w:ascii="Consolas" w:eastAsia="Times New Roman" w:hAnsi="Consolas" w:cs="Times New Roman"/>
                <w:color w:val="001080"/>
                <w:sz w:val="21"/>
                <w:szCs w:val="21"/>
                <w:lang w:eastAsia="fr-FR"/>
              </w:rPr>
              <w:t>db_password</w:t>
            </w:r>
            <w:proofErr w:type="spellEnd"/>
            <w:r w:rsidRPr="00B00D6B">
              <w:rPr>
                <w:rFonts w:ascii="Consolas" w:eastAsia="Times New Roman" w:hAnsi="Consolas" w:cs="Times New Roman"/>
                <w:color w:val="000000"/>
                <w:sz w:val="21"/>
                <w:szCs w:val="21"/>
                <w:lang w:eastAsia="fr-FR"/>
              </w:rPr>
              <w:t>}</w:t>
            </w:r>
          </w:p>
          <w:p w14:paraId="4D3D9344"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p>
          <w:p w14:paraId="4E4766C0"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r w:rsidRPr="00B00D6B">
              <w:rPr>
                <w:rFonts w:ascii="Consolas" w:eastAsia="Times New Roman" w:hAnsi="Consolas" w:cs="Times New Roman"/>
                <w:color w:val="000000"/>
                <w:sz w:val="21"/>
                <w:szCs w:val="21"/>
                <w:lang w:eastAsia="fr-FR"/>
              </w:rPr>
              <w:t xml:space="preserve">    </w:t>
            </w:r>
            <w:proofErr w:type="spellStart"/>
            <w:proofErr w:type="gramStart"/>
            <w:r w:rsidRPr="00B00D6B">
              <w:rPr>
                <w:rFonts w:ascii="Consolas" w:eastAsia="Times New Roman" w:hAnsi="Consolas" w:cs="Times New Roman"/>
                <w:color w:val="795E26"/>
                <w:sz w:val="21"/>
                <w:szCs w:val="21"/>
                <w:lang w:eastAsia="fr-FR"/>
              </w:rPr>
              <w:t>echo</w:t>
            </w:r>
            <w:proofErr w:type="spellEnd"/>
            <w:proofErr w:type="gramEnd"/>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A31515"/>
                <w:sz w:val="21"/>
                <w:szCs w:val="21"/>
                <w:lang w:eastAsia="fr-FR"/>
              </w:rPr>
              <w:t xml:space="preserve">"purge des anciens </w:t>
            </w:r>
            <w:proofErr w:type="spellStart"/>
            <w:r w:rsidRPr="00B00D6B">
              <w:rPr>
                <w:rFonts w:ascii="Consolas" w:eastAsia="Times New Roman" w:hAnsi="Consolas" w:cs="Times New Roman"/>
                <w:color w:val="A31515"/>
                <w:sz w:val="21"/>
                <w:szCs w:val="21"/>
                <w:lang w:eastAsia="fr-FR"/>
              </w:rPr>
              <w:t>schemas</w:t>
            </w:r>
            <w:proofErr w:type="spellEnd"/>
            <w:r w:rsidRPr="00B00D6B">
              <w:rPr>
                <w:rFonts w:ascii="Consolas" w:eastAsia="Times New Roman" w:hAnsi="Consolas" w:cs="Times New Roman"/>
                <w:color w:val="A31515"/>
                <w:sz w:val="21"/>
                <w:szCs w:val="21"/>
                <w:lang w:eastAsia="fr-FR"/>
              </w:rPr>
              <w:t>"</w:t>
            </w:r>
          </w:p>
          <w:p w14:paraId="243DC5CB"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r w:rsidRPr="00B00D6B">
              <w:rPr>
                <w:rFonts w:ascii="Consolas" w:eastAsia="Times New Roman" w:hAnsi="Consolas" w:cs="Times New Roman"/>
                <w:color w:val="000000"/>
                <w:sz w:val="21"/>
                <w:szCs w:val="21"/>
                <w:lang w:eastAsia="fr-FR"/>
              </w:rPr>
              <w:t xml:space="preserve">    </w:t>
            </w:r>
            <w:proofErr w:type="spellStart"/>
            <w:proofErr w:type="gramStart"/>
            <w:r w:rsidRPr="00B00D6B">
              <w:rPr>
                <w:rFonts w:ascii="Consolas" w:eastAsia="Times New Roman" w:hAnsi="Consolas" w:cs="Times New Roman"/>
                <w:color w:val="795E26"/>
                <w:sz w:val="21"/>
                <w:szCs w:val="21"/>
                <w:lang w:eastAsia="fr-FR"/>
              </w:rPr>
              <w:t>psql</w:t>
            </w:r>
            <w:proofErr w:type="spellEnd"/>
            <w:proofErr w:type="gramEnd"/>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0000FF"/>
                <w:sz w:val="21"/>
                <w:szCs w:val="21"/>
                <w:lang w:eastAsia="fr-FR"/>
              </w:rPr>
              <w:t>-p</w:t>
            </w:r>
            <w:r w:rsidRPr="00B00D6B">
              <w:rPr>
                <w:rFonts w:ascii="Consolas" w:eastAsia="Times New Roman" w:hAnsi="Consolas" w:cs="Times New Roman"/>
                <w:color w:val="000000"/>
                <w:sz w:val="21"/>
                <w:szCs w:val="21"/>
                <w:lang w:eastAsia="fr-FR"/>
              </w:rPr>
              <w:t xml:space="preserve"> ${</w:t>
            </w:r>
            <w:proofErr w:type="spellStart"/>
            <w:r w:rsidRPr="00B00D6B">
              <w:rPr>
                <w:rFonts w:ascii="Consolas" w:eastAsia="Times New Roman" w:hAnsi="Consolas" w:cs="Times New Roman"/>
                <w:color w:val="001080"/>
                <w:sz w:val="21"/>
                <w:szCs w:val="21"/>
                <w:lang w:eastAsia="fr-FR"/>
              </w:rPr>
              <w:t>db_port</w:t>
            </w:r>
            <w:proofErr w:type="spellEnd"/>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0000FF"/>
                <w:sz w:val="21"/>
                <w:szCs w:val="21"/>
                <w:lang w:eastAsia="fr-FR"/>
              </w:rPr>
              <w:t>-d</w:t>
            </w:r>
            <w:r w:rsidRPr="00B00D6B">
              <w:rPr>
                <w:rFonts w:ascii="Consolas" w:eastAsia="Times New Roman" w:hAnsi="Consolas" w:cs="Times New Roman"/>
                <w:color w:val="000000"/>
                <w:sz w:val="21"/>
                <w:szCs w:val="21"/>
                <w:lang w:eastAsia="fr-FR"/>
              </w:rPr>
              <w:t xml:space="preserve"> ${</w:t>
            </w:r>
            <w:proofErr w:type="spellStart"/>
            <w:r w:rsidRPr="00B00D6B">
              <w:rPr>
                <w:rFonts w:ascii="Consolas" w:eastAsia="Times New Roman" w:hAnsi="Consolas" w:cs="Times New Roman"/>
                <w:color w:val="001080"/>
                <w:sz w:val="21"/>
                <w:szCs w:val="21"/>
                <w:lang w:eastAsia="fr-FR"/>
              </w:rPr>
              <w:t>db_name</w:t>
            </w:r>
            <w:proofErr w:type="spellEnd"/>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0000FF"/>
                <w:sz w:val="21"/>
                <w:szCs w:val="21"/>
                <w:lang w:eastAsia="fr-FR"/>
              </w:rPr>
              <w:t>-U</w:t>
            </w:r>
            <w:r w:rsidRPr="00B00D6B">
              <w:rPr>
                <w:rFonts w:ascii="Consolas" w:eastAsia="Times New Roman" w:hAnsi="Consolas" w:cs="Times New Roman"/>
                <w:color w:val="000000"/>
                <w:sz w:val="21"/>
                <w:szCs w:val="21"/>
                <w:lang w:eastAsia="fr-FR"/>
              </w:rPr>
              <w:t xml:space="preserve"> ${</w:t>
            </w:r>
            <w:proofErr w:type="spellStart"/>
            <w:r w:rsidRPr="00B00D6B">
              <w:rPr>
                <w:rFonts w:ascii="Consolas" w:eastAsia="Times New Roman" w:hAnsi="Consolas" w:cs="Times New Roman"/>
                <w:color w:val="001080"/>
                <w:sz w:val="21"/>
                <w:szCs w:val="21"/>
                <w:lang w:eastAsia="fr-FR"/>
              </w:rPr>
              <w:t>db_user</w:t>
            </w:r>
            <w:proofErr w:type="spellEnd"/>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0000FF"/>
                <w:sz w:val="21"/>
                <w:szCs w:val="21"/>
                <w:lang w:eastAsia="fr-FR"/>
              </w:rPr>
              <w:t>-h</w:t>
            </w:r>
            <w:r w:rsidRPr="00B00D6B">
              <w:rPr>
                <w:rFonts w:ascii="Consolas" w:eastAsia="Times New Roman" w:hAnsi="Consolas" w:cs="Times New Roman"/>
                <w:color w:val="000000"/>
                <w:sz w:val="21"/>
                <w:szCs w:val="21"/>
                <w:lang w:eastAsia="fr-FR"/>
              </w:rPr>
              <w:t xml:space="preserve"> ${</w:t>
            </w:r>
            <w:proofErr w:type="spellStart"/>
            <w:r w:rsidRPr="00B00D6B">
              <w:rPr>
                <w:rFonts w:ascii="Consolas" w:eastAsia="Times New Roman" w:hAnsi="Consolas" w:cs="Times New Roman"/>
                <w:color w:val="001080"/>
                <w:sz w:val="21"/>
                <w:szCs w:val="21"/>
                <w:lang w:eastAsia="fr-FR"/>
              </w:rPr>
              <w:t>db_host</w:t>
            </w:r>
            <w:proofErr w:type="spellEnd"/>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0000FF"/>
                <w:sz w:val="21"/>
                <w:szCs w:val="21"/>
                <w:lang w:eastAsia="fr-FR"/>
              </w:rPr>
              <w:t>-c</w:t>
            </w:r>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A31515"/>
                <w:sz w:val="21"/>
                <w:szCs w:val="21"/>
                <w:lang w:eastAsia="fr-FR"/>
              </w:rPr>
              <w:t xml:space="preserve">'DROP SCHEMA IF EXISTS </w:t>
            </w:r>
            <w:proofErr w:type="spellStart"/>
            <w:r w:rsidRPr="00B00D6B">
              <w:rPr>
                <w:rFonts w:ascii="Consolas" w:eastAsia="Times New Roman" w:hAnsi="Consolas" w:cs="Times New Roman"/>
                <w:color w:val="A31515"/>
                <w:sz w:val="21"/>
                <w:szCs w:val="21"/>
                <w:lang w:eastAsia="fr-FR"/>
              </w:rPr>
              <w:t>schema_chc</w:t>
            </w:r>
            <w:proofErr w:type="spellEnd"/>
            <w:r w:rsidRPr="00B00D6B">
              <w:rPr>
                <w:rFonts w:ascii="Consolas" w:eastAsia="Times New Roman" w:hAnsi="Consolas" w:cs="Times New Roman"/>
                <w:color w:val="A31515"/>
                <w:sz w:val="21"/>
                <w:szCs w:val="21"/>
                <w:lang w:eastAsia="fr-FR"/>
              </w:rPr>
              <w:t xml:space="preserve">, </w:t>
            </w:r>
            <w:proofErr w:type="spellStart"/>
            <w:r w:rsidRPr="00B00D6B">
              <w:rPr>
                <w:rFonts w:ascii="Consolas" w:eastAsia="Times New Roman" w:hAnsi="Consolas" w:cs="Times New Roman"/>
                <w:color w:val="A31515"/>
                <w:sz w:val="21"/>
                <w:szCs w:val="21"/>
                <w:lang w:eastAsia="fr-FR"/>
              </w:rPr>
              <w:t>schema_coc</w:t>
            </w:r>
            <w:proofErr w:type="spellEnd"/>
            <w:r w:rsidRPr="00B00D6B">
              <w:rPr>
                <w:rFonts w:ascii="Consolas" w:eastAsia="Times New Roman" w:hAnsi="Consolas" w:cs="Times New Roman"/>
                <w:color w:val="A31515"/>
                <w:sz w:val="21"/>
                <w:szCs w:val="21"/>
                <w:lang w:eastAsia="fr-FR"/>
              </w:rPr>
              <w:t xml:space="preserve">, </w:t>
            </w:r>
            <w:proofErr w:type="spellStart"/>
            <w:r w:rsidRPr="00B00D6B">
              <w:rPr>
                <w:rFonts w:ascii="Consolas" w:eastAsia="Times New Roman" w:hAnsi="Consolas" w:cs="Times New Roman"/>
                <w:color w:val="A31515"/>
                <w:sz w:val="21"/>
                <w:szCs w:val="21"/>
                <w:lang w:eastAsia="fr-FR"/>
              </w:rPr>
              <w:t>schema_gestion</w:t>
            </w:r>
            <w:proofErr w:type="spellEnd"/>
            <w:r w:rsidRPr="00B00D6B">
              <w:rPr>
                <w:rFonts w:ascii="Consolas" w:eastAsia="Times New Roman" w:hAnsi="Consolas" w:cs="Times New Roman"/>
                <w:color w:val="A31515"/>
                <w:sz w:val="21"/>
                <w:szCs w:val="21"/>
                <w:lang w:eastAsia="fr-FR"/>
              </w:rPr>
              <w:t xml:space="preserve">, </w:t>
            </w:r>
            <w:proofErr w:type="spellStart"/>
            <w:r w:rsidRPr="00B00D6B">
              <w:rPr>
                <w:rFonts w:ascii="Consolas" w:eastAsia="Times New Roman" w:hAnsi="Consolas" w:cs="Times New Roman"/>
                <w:color w:val="A31515"/>
                <w:sz w:val="21"/>
                <w:szCs w:val="21"/>
                <w:lang w:eastAsia="fr-FR"/>
              </w:rPr>
              <w:t>schema_inscription</w:t>
            </w:r>
            <w:proofErr w:type="spellEnd"/>
            <w:r w:rsidRPr="00B00D6B">
              <w:rPr>
                <w:rFonts w:ascii="Consolas" w:eastAsia="Times New Roman" w:hAnsi="Consolas" w:cs="Times New Roman"/>
                <w:color w:val="A31515"/>
                <w:sz w:val="21"/>
                <w:szCs w:val="21"/>
                <w:lang w:eastAsia="fr-FR"/>
              </w:rPr>
              <w:t xml:space="preserve">, </w:t>
            </w:r>
            <w:proofErr w:type="spellStart"/>
            <w:r w:rsidRPr="00B00D6B">
              <w:rPr>
                <w:rFonts w:ascii="Consolas" w:eastAsia="Times New Roman" w:hAnsi="Consolas" w:cs="Times New Roman"/>
                <w:color w:val="A31515"/>
                <w:sz w:val="21"/>
                <w:szCs w:val="21"/>
                <w:lang w:eastAsia="fr-FR"/>
              </w:rPr>
              <w:t>schema_mof</w:t>
            </w:r>
            <w:proofErr w:type="spellEnd"/>
            <w:r w:rsidRPr="00B00D6B">
              <w:rPr>
                <w:rFonts w:ascii="Consolas" w:eastAsia="Times New Roman" w:hAnsi="Consolas" w:cs="Times New Roman"/>
                <w:color w:val="A31515"/>
                <w:sz w:val="21"/>
                <w:szCs w:val="21"/>
                <w:lang w:eastAsia="fr-FR"/>
              </w:rPr>
              <w:t xml:space="preserve">, </w:t>
            </w:r>
            <w:proofErr w:type="spellStart"/>
            <w:r w:rsidRPr="00B00D6B">
              <w:rPr>
                <w:rFonts w:ascii="Consolas" w:eastAsia="Times New Roman" w:hAnsi="Consolas" w:cs="Times New Roman"/>
                <w:color w:val="A31515"/>
                <w:sz w:val="21"/>
                <w:szCs w:val="21"/>
                <w:lang w:eastAsia="fr-FR"/>
              </w:rPr>
              <w:t>schema_ref</w:t>
            </w:r>
            <w:proofErr w:type="spellEnd"/>
            <w:r w:rsidRPr="00B00D6B">
              <w:rPr>
                <w:rFonts w:ascii="Consolas" w:eastAsia="Times New Roman" w:hAnsi="Consolas" w:cs="Times New Roman"/>
                <w:color w:val="A31515"/>
                <w:sz w:val="21"/>
                <w:szCs w:val="21"/>
                <w:lang w:eastAsia="fr-FR"/>
              </w:rPr>
              <w:t xml:space="preserve"> CASCADE;'</w:t>
            </w:r>
          </w:p>
          <w:p w14:paraId="70D9C1C1"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r w:rsidRPr="00B00D6B">
              <w:rPr>
                <w:rFonts w:ascii="Consolas" w:eastAsia="Times New Roman" w:hAnsi="Consolas" w:cs="Times New Roman"/>
                <w:color w:val="000000"/>
                <w:sz w:val="21"/>
                <w:szCs w:val="21"/>
                <w:lang w:eastAsia="fr-FR"/>
              </w:rPr>
              <w:t xml:space="preserve">    </w:t>
            </w:r>
          </w:p>
          <w:p w14:paraId="6CEAEE1D"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p>
          <w:p w14:paraId="0BBDC90C"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r w:rsidRPr="00B00D6B">
              <w:rPr>
                <w:rFonts w:ascii="Consolas" w:eastAsia="Times New Roman" w:hAnsi="Consolas" w:cs="Times New Roman"/>
                <w:color w:val="000000"/>
                <w:sz w:val="21"/>
                <w:szCs w:val="21"/>
                <w:lang w:eastAsia="fr-FR"/>
              </w:rPr>
              <w:t xml:space="preserve">    </w:t>
            </w:r>
            <w:proofErr w:type="spellStart"/>
            <w:proofErr w:type="gramStart"/>
            <w:r w:rsidRPr="00B00D6B">
              <w:rPr>
                <w:rFonts w:ascii="Consolas" w:eastAsia="Times New Roman" w:hAnsi="Consolas" w:cs="Times New Roman"/>
                <w:color w:val="795E26"/>
                <w:sz w:val="21"/>
                <w:szCs w:val="21"/>
                <w:lang w:eastAsia="fr-FR"/>
              </w:rPr>
              <w:t>echo</w:t>
            </w:r>
            <w:proofErr w:type="spellEnd"/>
            <w:proofErr w:type="gramEnd"/>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A31515"/>
                <w:sz w:val="21"/>
                <w:szCs w:val="21"/>
                <w:lang w:eastAsia="fr-FR"/>
              </w:rPr>
              <w:t>"restauration des modules demandés..."</w:t>
            </w:r>
          </w:p>
          <w:p w14:paraId="0AD6843D"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008000"/>
                <w:sz w:val="21"/>
                <w:szCs w:val="21"/>
                <w:lang w:eastAsia="fr-FR"/>
              </w:rPr>
              <w:t>#parcours de tous les modules dont la restauration est demandée</w:t>
            </w:r>
          </w:p>
          <w:p w14:paraId="629BD872"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val="en-GB" w:eastAsia="fr-FR"/>
              </w:rPr>
            </w:pPr>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AF00DB"/>
                <w:sz w:val="21"/>
                <w:szCs w:val="21"/>
                <w:lang w:val="en-GB" w:eastAsia="fr-FR"/>
              </w:rPr>
              <w:t>for</w:t>
            </w:r>
            <w:r w:rsidRPr="00B00D6B">
              <w:rPr>
                <w:rFonts w:ascii="Consolas" w:eastAsia="Times New Roman" w:hAnsi="Consolas" w:cs="Times New Roman"/>
                <w:color w:val="000000"/>
                <w:sz w:val="21"/>
                <w:szCs w:val="21"/>
                <w:lang w:val="en-GB" w:eastAsia="fr-FR"/>
              </w:rPr>
              <w:t xml:space="preserve"> </w:t>
            </w:r>
            <w:proofErr w:type="gramStart"/>
            <w:r w:rsidRPr="00B00D6B">
              <w:rPr>
                <w:rFonts w:ascii="Consolas" w:eastAsia="Times New Roman" w:hAnsi="Consolas" w:cs="Times New Roman"/>
                <w:color w:val="000000"/>
                <w:sz w:val="21"/>
                <w:szCs w:val="21"/>
                <w:lang w:val="en-GB" w:eastAsia="fr-FR"/>
              </w:rPr>
              <w:t xml:space="preserve">(( </w:t>
            </w:r>
            <w:proofErr w:type="spellStart"/>
            <w:r w:rsidRPr="00B00D6B">
              <w:rPr>
                <w:rFonts w:ascii="Consolas" w:eastAsia="Times New Roman" w:hAnsi="Consolas" w:cs="Times New Roman"/>
                <w:color w:val="000000"/>
                <w:sz w:val="21"/>
                <w:szCs w:val="21"/>
                <w:lang w:val="en-GB" w:eastAsia="fr-FR"/>
              </w:rPr>
              <w:t>i</w:t>
            </w:r>
            <w:proofErr w:type="spellEnd"/>
            <w:proofErr w:type="gramEnd"/>
            <w:r w:rsidRPr="00B00D6B">
              <w:rPr>
                <w:rFonts w:ascii="Consolas" w:eastAsia="Times New Roman" w:hAnsi="Consolas" w:cs="Times New Roman"/>
                <w:color w:val="000000"/>
                <w:sz w:val="21"/>
                <w:szCs w:val="21"/>
                <w:lang w:val="en-GB" w:eastAsia="fr-FR"/>
              </w:rPr>
              <w:t>=</w:t>
            </w:r>
            <w:r w:rsidRPr="00B00D6B">
              <w:rPr>
                <w:rFonts w:ascii="Consolas" w:eastAsia="Times New Roman" w:hAnsi="Consolas" w:cs="Times New Roman"/>
                <w:color w:val="098658"/>
                <w:sz w:val="21"/>
                <w:szCs w:val="21"/>
                <w:lang w:val="en-GB" w:eastAsia="fr-FR"/>
              </w:rPr>
              <w:t>0</w:t>
            </w:r>
            <w:r w:rsidRPr="00B00D6B">
              <w:rPr>
                <w:rFonts w:ascii="Consolas" w:eastAsia="Times New Roman" w:hAnsi="Consolas" w:cs="Times New Roman"/>
                <w:color w:val="000000"/>
                <w:sz w:val="21"/>
                <w:szCs w:val="21"/>
                <w:lang w:val="en-GB" w:eastAsia="fr-FR"/>
              </w:rPr>
              <w:t xml:space="preserve">; </w:t>
            </w:r>
            <w:proofErr w:type="spellStart"/>
            <w:r w:rsidRPr="00B00D6B">
              <w:rPr>
                <w:rFonts w:ascii="Consolas" w:eastAsia="Times New Roman" w:hAnsi="Consolas" w:cs="Times New Roman"/>
                <w:color w:val="000000"/>
                <w:sz w:val="21"/>
                <w:szCs w:val="21"/>
                <w:lang w:val="en-GB" w:eastAsia="fr-FR"/>
              </w:rPr>
              <w:t>i</w:t>
            </w:r>
            <w:proofErr w:type="spellEnd"/>
            <w:r w:rsidRPr="00B00D6B">
              <w:rPr>
                <w:rFonts w:ascii="Consolas" w:eastAsia="Times New Roman" w:hAnsi="Consolas" w:cs="Times New Roman"/>
                <w:color w:val="000000"/>
                <w:sz w:val="21"/>
                <w:szCs w:val="21"/>
                <w:lang w:val="en-GB" w:eastAsia="fr-FR"/>
              </w:rPr>
              <w:t>&lt;${#</w:t>
            </w:r>
            <w:proofErr w:type="spellStart"/>
            <w:r w:rsidRPr="00B00D6B">
              <w:rPr>
                <w:rFonts w:ascii="Consolas" w:eastAsia="Times New Roman" w:hAnsi="Consolas" w:cs="Times New Roman"/>
                <w:color w:val="001080"/>
                <w:sz w:val="21"/>
                <w:szCs w:val="21"/>
                <w:lang w:val="en-GB" w:eastAsia="fr-FR"/>
              </w:rPr>
              <w:t>tableau_modules</w:t>
            </w:r>
            <w:proofErr w:type="spellEnd"/>
            <w:r w:rsidRPr="00B00D6B">
              <w:rPr>
                <w:rFonts w:ascii="Consolas" w:eastAsia="Times New Roman" w:hAnsi="Consolas" w:cs="Times New Roman"/>
                <w:color w:val="000000"/>
                <w:sz w:val="21"/>
                <w:szCs w:val="21"/>
                <w:lang w:val="en-GB" w:eastAsia="fr-FR"/>
              </w:rPr>
              <w:t xml:space="preserve">[@]}; </w:t>
            </w:r>
            <w:proofErr w:type="spellStart"/>
            <w:r w:rsidRPr="00B00D6B">
              <w:rPr>
                <w:rFonts w:ascii="Consolas" w:eastAsia="Times New Roman" w:hAnsi="Consolas" w:cs="Times New Roman"/>
                <w:color w:val="000000"/>
                <w:sz w:val="21"/>
                <w:szCs w:val="21"/>
                <w:lang w:val="en-GB" w:eastAsia="fr-FR"/>
              </w:rPr>
              <w:t>i</w:t>
            </w:r>
            <w:proofErr w:type="spellEnd"/>
            <w:r w:rsidRPr="00B00D6B">
              <w:rPr>
                <w:rFonts w:ascii="Consolas" w:eastAsia="Times New Roman" w:hAnsi="Consolas" w:cs="Times New Roman"/>
                <w:color w:val="000000"/>
                <w:sz w:val="21"/>
                <w:szCs w:val="21"/>
                <w:lang w:val="en-GB" w:eastAsia="fr-FR"/>
              </w:rPr>
              <w:t xml:space="preserve">++ )); </w:t>
            </w:r>
            <w:r w:rsidRPr="00B00D6B">
              <w:rPr>
                <w:rFonts w:ascii="Consolas" w:eastAsia="Times New Roman" w:hAnsi="Consolas" w:cs="Times New Roman"/>
                <w:color w:val="AF00DB"/>
                <w:sz w:val="21"/>
                <w:szCs w:val="21"/>
                <w:lang w:val="en-GB" w:eastAsia="fr-FR"/>
              </w:rPr>
              <w:t>do</w:t>
            </w:r>
          </w:p>
          <w:p w14:paraId="0FCB87C6"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r w:rsidRPr="00B00D6B">
              <w:rPr>
                <w:rFonts w:ascii="Consolas" w:eastAsia="Times New Roman" w:hAnsi="Consolas" w:cs="Times New Roman"/>
                <w:color w:val="000000"/>
                <w:sz w:val="21"/>
                <w:szCs w:val="21"/>
                <w:lang w:val="en-GB" w:eastAsia="fr-FR"/>
              </w:rPr>
              <w:t xml:space="preserve">        </w:t>
            </w:r>
            <w:proofErr w:type="gramStart"/>
            <w:r w:rsidRPr="00B00D6B">
              <w:rPr>
                <w:rFonts w:ascii="Consolas" w:eastAsia="Times New Roman" w:hAnsi="Consolas" w:cs="Times New Roman"/>
                <w:color w:val="001080"/>
                <w:sz w:val="21"/>
                <w:szCs w:val="21"/>
                <w:lang w:eastAsia="fr-FR"/>
              </w:rPr>
              <w:t>nom</w:t>
            </w:r>
            <w:proofErr w:type="gramEnd"/>
            <w:r w:rsidRPr="00B00D6B">
              <w:rPr>
                <w:rFonts w:ascii="Consolas" w:eastAsia="Times New Roman" w:hAnsi="Consolas" w:cs="Times New Roman"/>
                <w:color w:val="001080"/>
                <w:sz w:val="21"/>
                <w:szCs w:val="21"/>
                <w:lang w:eastAsia="fr-FR"/>
              </w:rPr>
              <w:t>_dump</w:t>
            </w:r>
            <w:r w:rsidRPr="00B00D6B">
              <w:rPr>
                <w:rFonts w:ascii="Consolas" w:eastAsia="Times New Roman" w:hAnsi="Consolas" w:cs="Times New Roman"/>
                <w:color w:val="000000"/>
                <w:sz w:val="21"/>
                <w:szCs w:val="21"/>
                <w:lang w:eastAsia="fr-FR"/>
              </w:rPr>
              <w:t>=</w:t>
            </w:r>
            <w:r w:rsidRPr="00B00D6B">
              <w:rPr>
                <w:rFonts w:ascii="Consolas" w:eastAsia="Times New Roman" w:hAnsi="Consolas" w:cs="Times New Roman"/>
                <w:color w:val="A31515"/>
                <w:sz w:val="21"/>
                <w:szCs w:val="21"/>
                <w:lang w:eastAsia="fr-FR"/>
              </w:rPr>
              <w:t>"${</w:t>
            </w:r>
            <w:r w:rsidRPr="00B00D6B">
              <w:rPr>
                <w:rFonts w:ascii="Consolas" w:eastAsia="Times New Roman" w:hAnsi="Consolas" w:cs="Times New Roman"/>
                <w:color w:val="001080"/>
                <w:sz w:val="21"/>
                <w:szCs w:val="21"/>
                <w:lang w:eastAsia="fr-FR"/>
              </w:rPr>
              <w:t>environnement</w:t>
            </w:r>
            <w:r w:rsidRPr="00B00D6B">
              <w:rPr>
                <w:rFonts w:ascii="Consolas" w:eastAsia="Times New Roman" w:hAnsi="Consolas" w:cs="Times New Roman"/>
                <w:color w:val="A31515"/>
                <w:sz w:val="21"/>
                <w:szCs w:val="21"/>
                <w:lang w:eastAsia="fr-FR"/>
              </w:rPr>
              <w:t>}-${</w:t>
            </w:r>
            <w:r w:rsidRPr="00B00D6B">
              <w:rPr>
                <w:rFonts w:ascii="Consolas" w:eastAsia="Times New Roman" w:hAnsi="Consolas" w:cs="Times New Roman"/>
                <w:color w:val="001080"/>
                <w:sz w:val="21"/>
                <w:szCs w:val="21"/>
                <w:lang w:eastAsia="fr-FR"/>
              </w:rPr>
              <w:t>date_backup</w:t>
            </w:r>
            <w:r w:rsidRPr="00B00D6B">
              <w:rPr>
                <w:rFonts w:ascii="Consolas" w:eastAsia="Times New Roman" w:hAnsi="Consolas" w:cs="Times New Roman"/>
                <w:color w:val="A31515"/>
                <w:sz w:val="21"/>
                <w:szCs w:val="21"/>
                <w:lang w:eastAsia="fr-FR"/>
              </w:rPr>
              <w:t>}-${</w:t>
            </w:r>
            <w:r w:rsidRPr="00B00D6B">
              <w:rPr>
                <w:rFonts w:ascii="Consolas" w:eastAsia="Times New Roman" w:hAnsi="Consolas" w:cs="Times New Roman"/>
                <w:color w:val="001080"/>
                <w:sz w:val="21"/>
                <w:szCs w:val="21"/>
                <w:lang w:eastAsia="fr-FR"/>
              </w:rPr>
              <w:t>tableau_modules</w:t>
            </w:r>
            <w:r w:rsidRPr="00B00D6B">
              <w:rPr>
                <w:rFonts w:ascii="Consolas" w:eastAsia="Times New Roman" w:hAnsi="Consolas" w:cs="Times New Roman"/>
                <w:color w:val="A31515"/>
                <w:sz w:val="21"/>
                <w:szCs w:val="21"/>
                <w:lang w:eastAsia="fr-FR"/>
              </w:rPr>
              <w:t>[$i]}.bin"</w:t>
            </w:r>
          </w:p>
          <w:p w14:paraId="0E248229"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r w:rsidRPr="00B00D6B">
              <w:rPr>
                <w:rFonts w:ascii="Consolas" w:eastAsia="Times New Roman" w:hAnsi="Consolas" w:cs="Times New Roman"/>
                <w:color w:val="000000"/>
                <w:sz w:val="21"/>
                <w:szCs w:val="21"/>
                <w:lang w:eastAsia="fr-FR"/>
              </w:rPr>
              <w:t xml:space="preserve">        </w:t>
            </w:r>
            <w:proofErr w:type="spellStart"/>
            <w:proofErr w:type="gramStart"/>
            <w:r w:rsidRPr="00B00D6B">
              <w:rPr>
                <w:rFonts w:ascii="Consolas" w:eastAsia="Times New Roman" w:hAnsi="Consolas" w:cs="Times New Roman"/>
                <w:color w:val="795E26"/>
                <w:sz w:val="21"/>
                <w:szCs w:val="21"/>
                <w:lang w:eastAsia="fr-FR"/>
              </w:rPr>
              <w:t>echo</w:t>
            </w:r>
            <w:proofErr w:type="spellEnd"/>
            <w:proofErr w:type="gramEnd"/>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A31515"/>
                <w:sz w:val="21"/>
                <w:szCs w:val="21"/>
                <w:lang w:eastAsia="fr-FR"/>
              </w:rPr>
              <w:t xml:space="preserve">"suppression des extensions pour </w:t>
            </w:r>
            <w:proofErr w:type="spellStart"/>
            <w:r w:rsidRPr="00B00D6B">
              <w:rPr>
                <w:rFonts w:ascii="Consolas" w:eastAsia="Times New Roman" w:hAnsi="Consolas" w:cs="Times New Roman"/>
                <w:color w:val="A31515"/>
                <w:sz w:val="21"/>
                <w:szCs w:val="21"/>
                <w:lang w:eastAsia="fr-FR"/>
              </w:rPr>
              <w:t>eviter</w:t>
            </w:r>
            <w:proofErr w:type="spellEnd"/>
            <w:r w:rsidRPr="00B00D6B">
              <w:rPr>
                <w:rFonts w:ascii="Consolas" w:eastAsia="Times New Roman" w:hAnsi="Consolas" w:cs="Times New Roman"/>
                <w:color w:val="A31515"/>
                <w:sz w:val="21"/>
                <w:szCs w:val="21"/>
                <w:lang w:eastAsia="fr-FR"/>
              </w:rPr>
              <w:t xml:space="preserve"> un conflit ..."</w:t>
            </w:r>
          </w:p>
          <w:p w14:paraId="29A22075"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r w:rsidRPr="00B00D6B">
              <w:rPr>
                <w:rFonts w:ascii="Consolas" w:eastAsia="Times New Roman" w:hAnsi="Consolas" w:cs="Times New Roman"/>
                <w:color w:val="000000"/>
                <w:sz w:val="21"/>
                <w:szCs w:val="21"/>
                <w:lang w:eastAsia="fr-FR"/>
              </w:rPr>
              <w:t xml:space="preserve">        </w:t>
            </w:r>
            <w:proofErr w:type="spellStart"/>
            <w:proofErr w:type="gramStart"/>
            <w:r w:rsidRPr="00B00D6B">
              <w:rPr>
                <w:rFonts w:ascii="Consolas" w:eastAsia="Times New Roman" w:hAnsi="Consolas" w:cs="Times New Roman"/>
                <w:color w:val="795E26"/>
                <w:sz w:val="21"/>
                <w:szCs w:val="21"/>
                <w:lang w:eastAsia="fr-FR"/>
              </w:rPr>
              <w:t>psql</w:t>
            </w:r>
            <w:proofErr w:type="spellEnd"/>
            <w:proofErr w:type="gramEnd"/>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0000FF"/>
                <w:sz w:val="21"/>
                <w:szCs w:val="21"/>
                <w:lang w:eastAsia="fr-FR"/>
              </w:rPr>
              <w:t>-p</w:t>
            </w:r>
            <w:r w:rsidRPr="00B00D6B">
              <w:rPr>
                <w:rFonts w:ascii="Consolas" w:eastAsia="Times New Roman" w:hAnsi="Consolas" w:cs="Times New Roman"/>
                <w:color w:val="000000"/>
                <w:sz w:val="21"/>
                <w:szCs w:val="21"/>
                <w:lang w:eastAsia="fr-FR"/>
              </w:rPr>
              <w:t xml:space="preserve"> ${</w:t>
            </w:r>
            <w:proofErr w:type="spellStart"/>
            <w:r w:rsidRPr="00B00D6B">
              <w:rPr>
                <w:rFonts w:ascii="Consolas" w:eastAsia="Times New Roman" w:hAnsi="Consolas" w:cs="Times New Roman"/>
                <w:color w:val="001080"/>
                <w:sz w:val="21"/>
                <w:szCs w:val="21"/>
                <w:lang w:eastAsia="fr-FR"/>
              </w:rPr>
              <w:t>db_port</w:t>
            </w:r>
            <w:proofErr w:type="spellEnd"/>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0000FF"/>
                <w:sz w:val="21"/>
                <w:szCs w:val="21"/>
                <w:lang w:eastAsia="fr-FR"/>
              </w:rPr>
              <w:t>-d</w:t>
            </w:r>
            <w:r w:rsidRPr="00B00D6B">
              <w:rPr>
                <w:rFonts w:ascii="Consolas" w:eastAsia="Times New Roman" w:hAnsi="Consolas" w:cs="Times New Roman"/>
                <w:color w:val="000000"/>
                <w:sz w:val="21"/>
                <w:szCs w:val="21"/>
                <w:lang w:eastAsia="fr-FR"/>
              </w:rPr>
              <w:t xml:space="preserve"> ${</w:t>
            </w:r>
            <w:proofErr w:type="spellStart"/>
            <w:r w:rsidRPr="00B00D6B">
              <w:rPr>
                <w:rFonts w:ascii="Consolas" w:eastAsia="Times New Roman" w:hAnsi="Consolas" w:cs="Times New Roman"/>
                <w:color w:val="001080"/>
                <w:sz w:val="21"/>
                <w:szCs w:val="21"/>
                <w:lang w:eastAsia="fr-FR"/>
              </w:rPr>
              <w:t>db_name</w:t>
            </w:r>
            <w:proofErr w:type="spellEnd"/>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0000FF"/>
                <w:sz w:val="21"/>
                <w:szCs w:val="21"/>
                <w:lang w:eastAsia="fr-FR"/>
              </w:rPr>
              <w:t>-U</w:t>
            </w:r>
            <w:r w:rsidRPr="00B00D6B">
              <w:rPr>
                <w:rFonts w:ascii="Consolas" w:eastAsia="Times New Roman" w:hAnsi="Consolas" w:cs="Times New Roman"/>
                <w:color w:val="000000"/>
                <w:sz w:val="21"/>
                <w:szCs w:val="21"/>
                <w:lang w:eastAsia="fr-FR"/>
              </w:rPr>
              <w:t xml:space="preserve"> ${</w:t>
            </w:r>
            <w:proofErr w:type="spellStart"/>
            <w:r w:rsidRPr="00B00D6B">
              <w:rPr>
                <w:rFonts w:ascii="Consolas" w:eastAsia="Times New Roman" w:hAnsi="Consolas" w:cs="Times New Roman"/>
                <w:color w:val="001080"/>
                <w:sz w:val="21"/>
                <w:szCs w:val="21"/>
                <w:lang w:eastAsia="fr-FR"/>
              </w:rPr>
              <w:t>db_user</w:t>
            </w:r>
            <w:proofErr w:type="spellEnd"/>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0000FF"/>
                <w:sz w:val="21"/>
                <w:szCs w:val="21"/>
                <w:lang w:eastAsia="fr-FR"/>
              </w:rPr>
              <w:t>-h</w:t>
            </w:r>
            <w:r w:rsidRPr="00B00D6B">
              <w:rPr>
                <w:rFonts w:ascii="Consolas" w:eastAsia="Times New Roman" w:hAnsi="Consolas" w:cs="Times New Roman"/>
                <w:color w:val="000000"/>
                <w:sz w:val="21"/>
                <w:szCs w:val="21"/>
                <w:lang w:eastAsia="fr-FR"/>
              </w:rPr>
              <w:t xml:space="preserve"> ${</w:t>
            </w:r>
            <w:proofErr w:type="spellStart"/>
            <w:r w:rsidRPr="00B00D6B">
              <w:rPr>
                <w:rFonts w:ascii="Consolas" w:eastAsia="Times New Roman" w:hAnsi="Consolas" w:cs="Times New Roman"/>
                <w:color w:val="001080"/>
                <w:sz w:val="21"/>
                <w:szCs w:val="21"/>
                <w:lang w:eastAsia="fr-FR"/>
              </w:rPr>
              <w:t>db_host</w:t>
            </w:r>
            <w:proofErr w:type="spellEnd"/>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0000FF"/>
                <w:sz w:val="21"/>
                <w:szCs w:val="21"/>
                <w:lang w:eastAsia="fr-FR"/>
              </w:rPr>
              <w:t>-c</w:t>
            </w:r>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A31515"/>
                <w:sz w:val="21"/>
                <w:szCs w:val="21"/>
                <w:lang w:eastAsia="fr-FR"/>
              </w:rPr>
              <w:t xml:space="preserve">'DROP EXTENSION IF EXISTS </w:t>
            </w:r>
            <w:proofErr w:type="spellStart"/>
            <w:r w:rsidRPr="00B00D6B">
              <w:rPr>
                <w:rFonts w:ascii="Consolas" w:eastAsia="Times New Roman" w:hAnsi="Consolas" w:cs="Times New Roman"/>
                <w:color w:val="A31515"/>
                <w:sz w:val="21"/>
                <w:szCs w:val="21"/>
                <w:lang w:eastAsia="fr-FR"/>
              </w:rPr>
              <w:t>unaccent</w:t>
            </w:r>
            <w:proofErr w:type="spellEnd"/>
            <w:r w:rsidRPr="00B00D6B">
              <w:rPr>
                <w:rFonts w:ascii="Consolas" w:eastAsia="Times New Roman" w:hAnsi="Consolas" w:cs="Times New Roman"/>
                <w:color w:val="A31515"/>
                <w:sz w:val="21"/>
                <w:szCs w:val="21"/>
                <w:lang w:eastAsia="fr-FR"/>
              </w:rPr>
              <w:t xml:space="preserve">, </w:t>
            </w:r>
            <w:proofErr w:type="spellStart"/>
            <w:r w:rsidRPr="00B00D6B">
              <w:rPr>
                <w:rFonts w:ascii="Consolas" w:eastAsia="Times New Roman" w:hAnsi="Consolas" w:cs="Times New Roman"/>
                <w:color w:val="A31515"/>
                <w:sz w:val="21"/>
                <w:szCs w:val="21"/>
                <w:lang w:eastAsia="fr-FR"/>
              </w:rPr>
              <w:t>pg_trgm</w:t>
            </w:r>
            <w:proofErr w:type="spellEnd"/>
            <w:r w:rsidRPr="00B00D6B">
              <w:rPr>
                <w:rFonts w:ascii="Consolas" w:eastAsia="Times New Roman" w:hAnsi="Consolas" w:cs="Times New Roman"/>
                <w:color w:val="A31515"/>
                <w:sz w:val="21"/>
                <w:szCs w:val="21"/>
                <w:lang w:eastAsia="fr-FR"/>
              </w:rPr>
              <w:t xml:space="preserve"> CASCADE;'</w:t>
            </w:r>
          </w:p>
          <w:p w14:paraId="4BC3FFDF"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r w:rsidRPr="00B00D6B">
              <w:rPr>
                <w:rFonts w:ascii="Consolas" w:eastAsia="Times New Roman" w:hAnsi="Consolas" w:cs="Times New Roman"/>
                <w:color w:val="000000"/>
                <w:sz w:val="21"/>
                <w:szCs w:val="21"/>
                <w:lang w:eastAsia="fr-FR"/>
              </w:rPr>
              <w:t xml:space="preserve">        </w:t>
            </w:r>
            <w:proofErr w:type="spellStart"/>
            <w:proofErr w:type="gramStart"/>
            <w:r w:rsidRPr="00B00D6B">
              <w:rPr>
                <w:rFonts w:ascii="Consolas" w:eastAsia="Times New Roman" w:hAnsi="Consolas" w:cs="Times New Roman"/>
                <w:color w:val="795E26"/>
                <w:sz w:val="21"/>
                <w:szCs w:val="21"/>
                <w:lang w:eastAsia="fr-FR"/>
              </w:rPr>
              <w:t>echo</w:t>
            </w:r>
            <w:proofErr w:type="spellEnd"/>
            <w:proofErr w:type="gramEnd"/>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A31515"/>
                <w:sz w:val="21"/>
                <w:szCs w:val="21"/>
                <w:lang w:eastAsia="fr-FR"/>
              </w:rPr>
              <w:t>"import du dump ${</w:t>
            </w:r>
            <w:proofErr w:type="spellStart"/>
            <w:r w:rsidRPr="00B00D6B">
              <w:rPr>
                <w:rFonts w:ascii="Consolas" w:eastAsia="Times New Roman" w:hAnsi="Consolas" w:cs="Times New Roman"/>
                <w:color w:val="001080"/>
                <w:sz w:val="21"/>
                <w:szCs w:val="21"/>
                <w:lang w:eastAsia="fr-FR"/>
              </w:rPr>
              <w:t>nom_dump</w:t>
            </w:r>
            <w:proofErr w:type="spellEnd"/>
            <w:r w:rsidRPr="00B00D6B">
              <w:rPr>
                <w:rFonts w:ascii="Consolas" w:eastAsia="Times New Roman" w:hAnsi="Consolas" w:cs="Times New Roman"/>
                <w:color w:val="A31515"/>
                <w:sz w:val="21"/>
                <w:szCs w:val="21"/>
                <w:lang w:eastAsia="fr-FR"/>
              </w:rPr>
              <w:t>} ..."</w:t>
            </w:r>
          </w:p>
          <w:p w14:paraId="393BDFE9"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r w:rsidRPr="00B00D6B">
              <w:rPr>
                <w:rFonts w:ascii="Consolas" w:eastAsia="Times New Roman" w:hAnsi="Consolas" w:cs="Times New Roman"/>
                <w:color w:val="000000"/>
                <w:sz w:val="21"/>
                <w:szCs w:val="21"/>
                <w:lang w:eastAsia="fr-FR"/>
              </w:rPr>
              <w:t xml:space="preserve">        </w:t>
            </w:r>
            <w:proofErr w:type="spellStart"/>
            <w:proofErr w:type="gramStart"/>
            <w:r w:rsidRPr="00B00D6B">
              <w:rPr>
                <w:rFonts w:ascii="Consolas" w:eastAsia="Times New Roman" w:hAnsi="Consolas" w:cs="Times New Roman"/>
                <w:color w:val="795E26"/>
                <w:sz w:val="21"/>
                <w:szCs w:val="21"/>
                <w:lang w:eastAsia="fr-FR"/>
              </w:rPr>
              <w:t>pg</w:t>
            </w:r>
            <w:proofErr w:type="gramEnd"/>
            <w:r w:rsidRPr="00B00D6B">
              <w:rPr>
                <w:rFonts w:ascii="Consolas" w:eastAsia="Times New Roman" w:hAnsi="Consolas" w:cs="Times New Roman"/>
                <w:color w:val="795E26"/>
                <w:sz w:val="21"/>
                <w:szCs w:val="21"/>
                <w:lang w:eastAsia="fr-FR"/>
              </w:rPr>
              <w:t>_restore</w:t>
            </w:r>
            <w:proofErr w:type="spellEnd"/>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0000FF"/>
                <w:sz w:val="21"/>
                <w:szCs w:val="21"/>
                <w:lang w:eastAsia="fr-FR"/>
              </w:rPr>
              <w:t>-p</w:t>
            </w:r>
            <w:r w:rsidRPr="00B00D6B">
              <w:rPr>
                <w:rFonts w:ascii="Consolas" w:eastAsia="Times New Roman" w:hAnsi="Consolas" w:cs="Times New Roman"/>
                <w:color w:val="000000"/>
                <w:sz w:val="21"/>
                <w:szCs w:val="21"/>
                <w:lang w:eastAsia="fr-FR"/>
              </w:rPr>
              <w:t xml:space="preserve"> ${</w:t>
            </w:r>
            <w:proofErr w:type="spellStart"/>
            <w:r w:rsidRPr="00B00D6B">
              <w:rPr>
                <w:rFonts w:ascii="Consolas" w:eastAsia="Times New Roman" w:hAnsi="Consolas" w:cs="Times New Roman"/>
                <w:color w:val="001080"/>
                <w:sz w:val="21"/>
                <w:szCs w:val="21"/>
                <w:lang w:eastAsia="fr-FR"/>
              </w:rPr>
              <w:t>db_port</w:t>
            </w:r>
            <w:proofErr w:type="spellEnd"/>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0000FF"/>
                <w:sz w:val="21"/>
                <w:szCs w:val="21"/>
                <w:lang w:eastAsia="fr-FR"/>
              </w:rPr>
              <w:t>-d</w:t>
            </w:r>
            <w:r w:rsidRPr="00B00D6B">
              <w:rPr>
                <w:rFonts w:ascii="Consolas" w:eastAsia="Times New Roman" w:hAnsi="Consolas" w:cs="Times New Roman"/>
                <w:color w:val="000000"/>
                <w:sz w:val="21"/>
                <w:szCs w:val="21"/>
                <w:lang w:eastAsia="fr-FR"/>
              </w:rPr>
              <w:t xml:space="preserve"> ${</w:t>
            </w:r>
            <w:proofErr w:type="spellStart"/>
            <w:r w:rsidRPr="00B00D6B">
              <w:rPr>
                <w:rFonts w:ascii="Consolas" w:eastAsia="Times New Roman" w:hAnsi="Consolas" w:cs="Times New Roman"/>
                <w:color w:val="001080"/>
                <w:sz w:val="21"/>
                <w:szCs w:val="21"/>
                <w:lang w:eastAsia="fr-FR"/>
              </w:rPr>
              <w:t>db_name</w:t>
            </w:r>
            <w:proofErr w:type="spellEnd"/>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0000FF"/>
                <w:sz w:val="21"/>
                <w:szCs w:val="21"/>
                <w:lang w:eastAsia="fr-FR"/>
              </w:rPr>
              <w:t>-U</w:t>
            </w:r>
            <w:r w:rsidRPr="00B00D6B">
              <w:rPr>
                <w:rFonts w:ascii="Consolas" w:eastAsia="Times New Roman" w:hAnsi="Consolas" w:cs="Times New Roman"/>
                <w:color w:val="000000"/>
                <w:sz w:val="21"/>
                <w:szCs w:val="21"/>
                <w:lang w:eastAsia="fr-FR"/>
              </w:rPr>
              <w:t xml:space="preserve"> ${</w:t>
            </w:r>
            <w:proofErr w:type="spellStart"/>
            <w:r w:rsidRPr="00B00D6B">
              <w:rPr>
                <w:rFonts w:ascii="Consolas" w:eastAsia="Times New Roman" w:hAnsi="Consolas" w:cs="Times New Roman"/>
                <w:color w:val="001080"/>
                <w:sz w:val="21"/>
                <w:szCs w:val="21"/>
                <w:lang w:eastAsia="fr-FR"/>
              </w:rPr>
              <w:t>db_user</w:t>
            </w:r>
            <w:proofErr w:type="spellEnd"/>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0000FF"/>
                <w:sz w:val="21"/>
                <w:szCs w:val="21"/>
                <w:lang w:eastAsia="fr-FR"/>
              </w:rPr>
              <w:t>-h</w:t>
            </w:r>
            <w:r w:rsidRPr="00B00D6B">
              <w:rPr>
                <w:rFonts w:ascii="Consolas" w:eastAsia="Times New Roman" w:hAnsi="Consolas" w:cs="Times New Roman"/>
                <w:color w:val="000000"/>
                <w:sz w:val="21"/>
                <w:szCs w:val="21"/>
                <w:lang w:eastAsia="fr-FR"/>
              </w:rPr>
              <w:t xml:space="preserve"> ${</w:t>
            </w:r>
            <w:proofErr w:type="spellStart"/>
            <w:r w:rsidRPr="00B00D6B">
              <w:rPr>
                <w:rFonts w:ascii="Consolas" w:eastAsia="Times New Roman" w:hAnsi="Consolas" w:cs="Times New Roman"/>
                <w:color w:val="001080"/>
                <w:sz w:val="21"/>
                <w:szCs w:val="21"/>
                <w:lang w:eastAsia="fr-FR"/>
              </w:rPr>
              <w:t>db_host</w:t>
            </w:r>
            <w:proofErr w:type="spellEnd"/>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0000FF"/>
                <w:sz w:val="21"/>
                <w:szCs w:val="21"/>
                <w:lang w:eastAsia="fr-FR"/>
              </w:rPr>
              <w:t>--no-</w:t>
            </w:r>
            <w:proofErr w:type="spellStart"/>
            <w:r w:rsidRPr="00B00D6B">
              <w:rPr>
                <w:rFonts w:ascii="Consolas" w:eastAsia="Times New Roman" w:hAnsi="Consolas" w:cs="Times New Roman"/>
                <w:color w:val="0000FF"/>
                <w:sz w:val="21"/>
                <w:szCs w:val="21"/>
                <w:lang w:eastAsia="fr-FR"/>
              </w:rPr>
              <w:t>owner</w:t>
            </w:r>
            <w:proofErr w:type="spellEnd"/>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0000FF"/>
                <w:sz w:val="21"/>
                <w:szCs w:val="21"/>
                <w:lang w:eastAsia="fr-FR"/>
              </w:rPr>
              <w:t>--no-</w:t>
            </w:r>
            <w:proofErr w:type="spellStart"/>
            <w:r w:rsidRPr="00B00D6B">
              <w:rPr>
                <w:rFonts w:ascii="Consolas" w:eastAsia="Times New Roman" w:hAnsi="Consolas" w:cs="Times New Roman"/>
                <w:color w:val="0000FF"/>
                <w:sz w:val="21"/>
                <w:szCs w:val="21"/>
                <w:lang w:eastAsia="fr-FR"/>
              </w:rPr>
              <w:t>acl</w:t>
            </w:r>
            <w:proofErr w:type="spellEnd"/>
            <w:r w:rsidRPr="00B00D6B">
              <w:rPr>
                <w:rFonts w:ascii="Consolas" w:eastAsia="Times New Roman" w:hAnsi="Consolas" w:cs="Times New Roman"/>
                <w:color w:val="000000"/>
                <w:sz w:val="21"/>
                <w:szCs w:val="21"/>
                <w:lang w:eastAsia="fr-FR"/>
              </w:rPr>
              <w:t xml:space="preserve"> ${</w:t>
            </w:r>
            <w:proofErr w:type="spellStart"/>
            <w:r w:rsidRPr="00B00D6B">
              <w:rPr>
                <w:rFonts w:ascii="Consolas" w:eastAsia="Times New Roman" w:hAnsi="Consolas" w:cs="Times New Roman"/>
                <w:color w:val="001080"/>
                <w:sz w:val="21"/>
                <w:szCs w:val="21"/>
                <w:lang w:eastAsia="fr-FR"/>
              </w:rPr>
              <w:t>repertoire_backup</w:t>
            </w:r>
            <w:proofErr w:type="spellEnd"/>
            <w:r w:rsidRPr="00B00D6B">
              <w:rPr>
                <w:rFonts w:ascii="Consolas" w:eastAsia="Times New Roman" w:hAnsi="Consolas" w:cs="Times New Roman"/>
                <w:color w:val="000000"/>
                <w:sz w:val="21"/>
                <w:szCs w:val="21"/>
                <w:lang w:eastAsia="fr-FR"/>
              </w:rPr>
              <w:t>}</w:t>
            </w:r>
            <w:r w:rsidRPr="00B00D6B">
              <w:rPr>
                <w:rFonts w:ascii="Consolas" w:eastAsia="Times New Roman" w:hAnsi="Consolas" w:cs="Times New Roman"/>
                <w:color w:val="A31515"/>
                <w:sz w:val="21"/>
                <w:szCs w:val="21"/>
                <w:lang w:eastAsia="fr-FR"/>
              </w:rPr>
              <w:t>/</w:t>
            </w:r>
            <w:r w:rsidRPr="00B00D6B">
              <w:rPr>
                <w:rFonts w:ascii="Consolas" w:eastAsia="Times New Roman" w:hAnsi="Consolas" w:cs="Times New Roman"/>
                <w:color w:val="000000"/>
                <w:sz w:val="21"/>
                <w:szCs w:val="21"/>
                <w:lang w:eastAsia="fr-FR"/>
              </w:rPr>
              <w:t>${</w:t>
            </w:r>
            <w:proofErr w:type="spellStart"/>
            <w:r w:rsidRPr="00B00D6B">
              <w:rPr>
                <w:rFonts w:ascii="Consolas" w:eastAsia="Times New Roman" w:hAnsi="Consolas" w:cs="Times New Roman"/>
                <w:color w:val="001080"/>
                <w:sz w:val="21"/>
                <w:szCs w:val="21"/>
                <w:lang w:eastAsia="fr-FR"/>
              </w:rPr>
              <w:t>nom_dump</w:t>
            </w:r>
            <w:proofErr w:type="spellEnd"/>
            <w:r w:rsidRPr="00B00D6B">
              <w:rPr>
                <w:rFonts w:ascii="Consolas" w:eastAsia="Times New Roman" w:hAnsi="Consolas" w:cs="Times New Roman"/>
                <w:color w:val="000000"/>
                <w:sz w:val="21"/>
                <w:szCs w:val="21"/>
                <w:lang w:eastAsia="fr-FR"/>
              </w:rPr>
              <w:t>}</w:t>
            </w:r>
          </w:p>
          <w:p w14:paraId="4909B593"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r w:rsidRPr="00B00D6B">
              <w:rPr>
                <w:rFonts w:ascii="Consolas" w:eastAsia="Times New Roman" w:hAnsi="Consolas" w:cs="Times New Roman"/>
                <w:color w:val="000000"/>
                <w:sz w:val="21"/>
                <w:szCs w:val="21"/>
                <w:lang w:eastAsia="fr-FR"/>
              </w:rPr>
              <w:t xml:space="preserve">    </w:t>
            </w:r>
            <w:proofErr w:type="spellStart"/>
            <w:proofErr w:type="gramStart"/>
            <w:r w:rsidRPr="00B00D6B">
              <w:rPr>
                <w:rFonts w:ascii="Consolas" w:eastAsia="Times New Roman" w:hAnsi="Consolas" w:cs="Times New Roman"/>
                <w:color w:val="AF00DB"/>
                <w:sz w:val="21"/>
                <w:szCs w:val="21"/>
                <w:lang w:eastAsia="fr-FR"/>
              </w:rPr>
              <w:t>done</w:t>
            </w:r>
            <w:proofErr w:type="spellEnd"/>
            <w:proofErr w:type="gramEnd"/>
          </w:p>
          <w:p w14:paraId="1487B0A1"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proofErr w:type="spellStart"/>
            <w:proofErr w:type="gramStart"/>
            <w:r w:rsidRPr="00B00D6B">
              <w:rPr>
                <w:rFonts w:ascii="Consolas" w:eastAsia="Times New Roman" w:hAnsi="Consolas" w:cs="Times New Roman"/>
                <w:color w:val="AF00DB"/>
                <w:sz w:val="21"/>
                <w:szCs w:val="21"/>
                <w:lang w:eastAsia="fr-FR"/>
              </w:rPr>
              <w:t>else</w:t>
            </w:r>
            <w:proofErr w:type="spellEnd"/>
            <w:proofErr w:type="gramEnd"/>
          </w:p>
          <w:p w14:paraId="348FDD5E"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r w:rsidRPr="00B00D6B">
              <w:rPr>
                <w:rFonts w:ascii="Consolas" w:eastAsia="Times New Roman" w:hAnsi="Consolas" w:cs="Times New Roman"/>
                <w:color w:val="000000"/>
                <w:sz w:val="21"/>
                <w:szCs w:val="21"/>
                <w:lang w:eastAsia="fr-FR"/>
              </w:rPr>
              <w:t xml:space="preserve">    </w:t>
            </w:r>
            <w:proofErr w:type="spellStart"/>
            <w:proofErr w:type="gramStart"/>
            <w:r w:rsidRPr="00B00D6B">
              <w:rPr>
                <w:rFonts w:ascii="Consolas" w:eastAsia="Times New Roman" w:hAnsi="Consolas" w:cs="Times New Roman"/>
                <w:color w:val="795E26"/>
                <w:sz w:val="21"/>
                <w:szCs w:val="21"/>
                <w:lang w:eastAsia="fr-FR"/>
              </w:rPr>
              <w:t>echo</w:t>
            </w:r>
            <w:proofErr w:type="spellEnd"/>
            <w:proofErr w:type="gramEnd"/>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A31515"/>
                <w:sz w:val="21"/>
                <w:szCs w:val="21"/>
                <w:lang w:eastAsia="fr-FR"/>
              </w:rPr>
              <w:t>"travail avec conteneurs"</w:t>
            </w:r>
          </w:p>
          <w:p w14:paraId="0E2C2090"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p>
          <w:p w14:paraId="4DE9FDBE"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r w:rsidRPr="00B00D6B">
              <w:rPr>
                <w:rFonts w:ascii="Consolas" w:eastAsia="Times New Roman" w:hAnsi="Consolas" w:cs="Times New Roman"/>
                <w:color w:val="000000"/>
                <w:sz w:val="21"/>
                <w:szCs w:val="21"/>
                <w:lang w:eastAsia="fr-FR"/>
              </w:rPr>
              <w:t xml:space="preserve">    </w:t>
            </w:r>
            <w:proofErr w:type="spellStart"/>
            <w:proofErr w:type="gramStart"/>
            <w:r w:rsidRPr="00B00D6B">
              <w:rPr>
                <w:rFonts w:ascii="Consolas" w:eastAsia="Times New Roman" w:hAnsi="Consolas" w:cs="Times New Roman"/>
                <w:color w:val="795E26"/>
                <w:sz w:val="21"/>
                <w:szCs w:val="21"/>
                <w:lang w:eastAsia="fr-FR"/>
              </w:rPr>
              <w:t>echo</w:t>
            </w:r>
            <w:proofErr w:type="spellEnd"/>
            <w:proofErr w:type="gramEnd"/>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A31515"/>
                <w:sz w:val="21"/>
                <w:szCs w:val="21"/>
                <w:lang w:eastAsia="fr-FR"/>
              </w:rPr>
              <w:t xml:space="preserve">"purge des anciens </w:t>
            </w:r>
            <w:proofErr w:type="spellStart"/>
            <w:r w:rsidRPr="00B00D6B">
              <w:rPr>
                <w:rFonts w:ascii="Consolas" w:eastAsia="Times New Roman" w:hAnsi="Consolas" w:cs="Times New Roman"/>
                <w:color w:val="A31515"/>
                <w:sz w:val="21"/>
                <w:szCs w:val="21"/>
                <w:lang w:eastAsia="fr-FR"/>
              </w:rPr>
              <w:t>schemas</w:t>
            </w:r>
            <w:proofErr w:type="spellEnd"/>
            <w:r w:rsidRPr="00B00D6B">
              <w:rPr>
                <w:rFonts w:ascii="Consolas" w:eastAsia="Times New Roman" w:hAnsi="Consolas" w:cs="Times New Roman"/>
                <w:color w:val="A31515"/>
                <w:sz w:val="21"/>
                <w:szCs w:val="21"/>
                <w:lang w:eastAsia="fr-FR"/>
              </w:rPr>
              <w:t>..."</w:t>
            </w:r>
          </w:p>
          <w:p w14:paraId="24B83C2A"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val="en-GB" w:eastAsia="fr-FR"/>
              </w:rPr>
            </w:pPr>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795E26"/>
                <w:sz w:val="21"/>
                <w:szCs w:val="21"/>
                <w:lang w:val="en-GB" w:eastAsia="fr-FR"/>
              </w:rPr>
              <w:t>docker</w:t>
            </w:r>
            <w:r w:rsidRPr="00B00D6B">
              <w:rPr>
                <w:rFonts w:ascii="Consolas" w:eastAsia="Times New Roman" w:hAnsi="Consolas" w:cs="Times New Roman"/>
                <w:color w:val="000000"/>
                <w:sz w:val="21"/>
                <w:szCs w:val="21"/>
                <w:lang w:val="en-GB" w:eastAsia="fr-FR"/>
              </w:rPr>
              <w:t xml:space="preserve"> </w:t>
            </w:r>
            <w:r w:rsidRPr="00B00D6B">
              <w:rPr>
                <w:rFonts w:ascii="Consolas" w:eastAsia="Times New Roman" w:hAnsi="Consolas" w:cs="Times New Roman"/>
                <w:color w:val="A31515"/>
                <w:sz w:val="21"/>
                <w:szCs w:val="21"/>
                <w:lang w:val="en-GB" w:eastAsia="fr-FR"/>
              </w:rPr>
              <w:t>exec</w:t>
            </w:r>
            <w:r w:rsidRPr="00B00D6B">
              <w:rPr>
                <w:rFonts w:ascii="Consolas" w:eastAsia="Times New Roman" w:hAnsi="Consolas" w:cs="Times New Roman"/>
                <w:color w:val="000000"/>
                <w:sz w:val="21"/>
                <w:szCs w:val="21"/>
                <w:lang w:val="en-GB" w:eastAsia="fr-FR"/>
              </w:rPr>
              <w:t xml:space="preserve"> </w:t>
            </w:r>
            <w:r w:rsidRPr="00B00D6B">
              <w:rPr>
                <w:rFonts w:ascii="Consolas" w:eastAsia="Times New Roman" w:hAnsi="Consolas" w:cs="Times New Roman"/>
                <w:color w:val="0000FF"/>
                <w:sz w:val="21"/>
                <w:szCs w:val="21"/>
                <w:lang w:val="en-GB" w:eastAsia="fr-FR"/>
              </w:rPr>
              <w:t>-</w:t>
            </w:r>
            <w:proofErr w:type="spellStart"/>
            <w:r w:rsidRPr="00B00D6B">
              <w:rPr>
                <w:rFonts w:ascii="Consolas" w:eastAsia="Times New Roman" w:hAnsi="Consolas" w:cs="Times New Roman"/>
                <w:color w:val="0000FF"/>
                <w:sz w:val="21"/>
                <w:szCs w:val="21"/>
                <w:lang w:val="en-GB" w:eastAsia="fr-FR"/>
              </w:rPr>
              <w:t>i</w:t>
            </w:r>
            <w:proofErr w:type="spellEnd"/>
            <w:r w:rsidRPr="00B00D6B">
              <w:rPr>
                <w:rFonts w:ascii="Consolas" w:eastAsia="Times New Roman" w:hAnsi="Consolas" w:cs="Times New Roman"/>
                <w:color w:val="000000"/>
                <w:sz w:val="21"/>
                <w:szCs w:val="21"/>
                <w:lang w:val="en-GB" w:eastAsia="fr-FR"/>
              </w:rPr>
              <w:t xml:space="preserve"> ${</w:t>
            </w:r>
            <w:proofErr w:type="spellStart"/>
            <w:r w:rsidRPr="00B00D6B">
              <w:rPr>
                <w:rFonts w:ascii="Consolas" w:eastAsia="Times New Roman" w:hAnsi="Consolas" w:cs="Times New Roman"/>
                <w:color w:val="001080"/>
                <w:sz w:val="21"/>
                <w:szCs w:val="21"/>
                <w:lang w:val="en-GB" w:eastAsia="fr-FR"/>
              </w:rPr>
              <w:t>container_name</w:t>
            </w:r>
            <w:proofErr w:type="spellEnd"/>
            <w:r w:rsidRPr="00B00D6B">
              <w:rPr>
                <w:rFonts w:ascii="Consolas" w:eastAsia="Times New Roman" w:hAnsi="Consolas" w:cs="Times New Roman"/>
                <w:color w:val="000000"/>
                <w:sz w:val="21"/>
                <w:szCs w:val="21"/>
                <w:lang w:val="en-GB" w:eastAsia="fr-FR"/>
              </w:rPr>
              <w:t xml:space="preserve">} </w:t>
            </w:r>
            <w:proofErr w:type="spellStart"/>
            <w:r w:rsidRPr="00B00D6B">
              <w:rPr>
                <w:rFonts w:ascii="Consolas" w:eastAsia="Times New Roman" w:hAnsi="Consolas" w:cs="Times New Roman"/>
                <w:color w:val="A31515"/>
                <w:sz w:val="21"/>
                <w:szCs w:val="21"/>
                <w:lang w:val="en-GB" w:eastAsia="fr-FR"/>
              </w:rPr>
              <w:t>psql</w:t>
            </w:r>
            <w:proofErr w:type="spellEnd"/>
            <w:r w:rsidRPr="00B00D6B">
              <w:rPr>
                <w:rFonts w:ascii="Consolas" w:eastAsia="Times New Roman" w:hAnsi="Consolas" w:cs="Times New Roman"/>
                <w:color w:val="000000"/>
                <w:sz w:val="21"/>
                <w:szCs w:val="21"/>
                <w:lang w:val="en-GB" w:eastAsia="fr-FR"/>
              </w:rPr>
              <w:t xml:space="preserve"> </w:t>
            </w:r>
            <w:r w:rsidRPr="00B00D6B">
              <w:rPr>
                <w:rFonts w:ascii="Consolas" w:eastAsia="Times New Roman" w:hAnsi="Consolas" w:cs="Times New Roman"/>
                <w:color w:val="0000FF"/>
                <w:sz w:val="21"/>
                <w:szCs w:val="21"/>
                <w:lang w:val="en-GB" w:eastAsia="fr-FR"/>
              </w:rPr>
              <w:t>-p</w:t>
            </w:r>
            <w:r w:rsidRPr="00B00D6B">
              <w:rPr>
                <w:rFonts w:ascii="Consolas" w:eastAsia="Times New Roman" w:hAnsi="Consolas" w:cs="Times New Roman"/>
                <w:color w:val="000000"/>
                <w:sz w:val="21"/>
                <w:szCs w:val="21"/>
                <w:lang w:val="en-GB" w:eastAsia="fr-FR"/>
              </w:rPr>
              <w:t xml:space="preserve"> ${</w:t>
            </w:r>
            <w:proofErr w:type="spellStart"/>
            <w:r w:rsidRPr="00B00D6B">
              <w:rPr>
                <w:rFonts w:ascii="Consolas" w:eastAsia="Times New Roman" w:hAnsi="Consolas" w:cs="Times New Roman"/>
                <w:color w:val="001080"/>
                <w:sz w:val="21"/>
                <w:szCs w:val="21"/>
                <w:lang w:val="en-GB" w:eastAsia="fr-FR"/>
              </w:rPr>
              <w:t>db_port</w:t>
            </w:r>
            <w:proofErr w:type="spellEnd"/>
            <w:r w:rsidRPr="00B00D6B">
              <w:rPr>
                <w:rFonts w:ascii="Consolas" w:eastAsia="Times New Roman" w:hAnsi="Consolas" w:cs="Times New Roman"/>
                <w:color w:val="000000"/>
                <w:sz w:val="21"/>
                <w:szCs w:val="21"/>
                <w:lang w:val="en-GB" w:eastAsia="fr-FR"/>
              </w:rPr>
              <w:t xml:space="preserve">} </w:t>
            </w:r>
            <w:r w:rsidRPr="00B00D6B">
              <w:rPr>
                <w:rFonts w:ascii="Consolas" w:eastAsia="Times New Roman" w:hAnsi="Consolas" w:cs="Times New Roman"/>
                <w:color w:val="0000FF"/>
                <w:sz w:val="21"/>
                <w:szCs w:val="21"/>
                <w:lang w:val="en-GB" w:eastAsia="fr-FR"/>
              </w:rPr>
              <w:t>-d</w:t>
            </w:r>
            <w:r w:rsidRPr="00B00D6B">
              <w:rPr>
                <w:rFonts w:ascii="Consolas" w:eastAsia="Times New Roman" w:hAnsi="Consolas" w:cs="Times New Roman"/>
                <w:color w:val="000000"/>
                <w:sz w:val="21"/>
                <w:szCs w:val="21"/>
                <w:lang w:val="en-GB" w:eastAsia="fr-FR"/>
              </w:rPr>
              <w:t xml:space="preserve"> ${</w:t>
            </w:r>
            <w:proofErr w:type="spellStart"/>
            <w:r w:rsidRPr="00B00D6B">
              <w:rPr>
                <w:rFonts w:ascii="Consolas" w:eastAsia="Times New Roman" w:hAnsi="Consolas" w:cs="Times New Roman"/>
                <w:color w:val="001080"/>
                <w:sz w:val="21"/>
                <w:szCs w:val="21"/>
                <w:lang w:val="en-GB" w:eastAsia="fr-FR"/>
              </w:rPr>
              <w:t>db_name</w:t>
            </w:r>
            <w:proofErr w:type="spellEnd"/>
            <w:r w:rsidRPr="00B00D6B">
              <w:rPr>
                <w:rFonts w:ascii="Consolas" w:eastAsia="Times New Roman" w:hAnsi="Consolas" w:cs="Times New Roman"/>
                <w:color w:val="000000"/>
                <w:sz w:val="21"/>
                <w:szCs w:val="21"/>
                <w:lang w:val="en-GB" w:eastAsia="fr-FR"/>
              </w:rPr>
              <w:t xml:space="preserve">} </w:t>
            </w:r>
            <w:r w:rsidRPr="00B00D6B">
              <w:rPr>
                <w:rFonts w:ascii="Consolas" w:eastAsia="Times New Roman" w:hAnsi="Consolas" w:cs="Times New Roman"/>
                <w:color w:val="0000FF"/>
                <w:sz w:val="21"/>
                <w:szCs w:val="21"/>
                <w:lang w:val="en-GB" w:eastAsia="fr-FR"/>
              </w:rPr>
              <w:t>-U</w:t>
            </w:r>
            <w:r w:rsidRPr="00B00D6B">
              <w:rPr>
                <w:rFonts w:ascii="Consolas" w:eastAsia="Times New Roman" w:hAnsi="Consolas" w:cs="Times New Roman"/>
                <w:color w:val="000000"/>
                <w:sz w:val="21"/>
                <w:szCs w:val="21"/>
                <w:lang w:val="en-GB" w:eastAsia="fr-FR"/>
              </w:rPr>
              <w:t xml:space="preserve"> ${</w:t>
            </w:r>
            <w:proofErr w:type="spellStart"/>
            <w:r w:rsidRPr="00B00D6B">
              <w:rPr>
                <w:rFonts w:ascii="Consolas" w:eastAsia="Times New Roman" w:hAnsi="Consolas" w:cs="Times New Roman"/>
                <w:color w:val="001080"/>
                <w:sz w:val="21"/>
                <w:szCs w:val="21"/>
                <w:lang w:val="en-GB" w:eastAsia="fr-FR"/>
              </w:rPr>
              <w:t>db_user</w:t>
            </w:r>
            <w:proofErr w:type="spellEnd"/>
            <w:r w:rsidRPr="00B00D6B">
              <w:rPr>
                <w:rFonts w:ascii="Consolas" w:eastAsia="Times New Roman" w:hAnsi="Consolas" w:cs="Times New Roman"/>
                <w:color w:val="000000"/>
                <w:sz w:val="21"/>
                <w:szCs w:val="21"/>
                <w:lang w:val="en-GB" w:eastAsia="fr-FR"/>
              </w:rPr>
              <w:t xml:space="preserve">} </w:t>
            </w:r>
            <w:r w:rsidRPr="00B00D6B">
              <w:rPr>
                <w:rFonts w:ascii="Consolas" w:eastAsia="Times New Roman" w:hAnsi="Consolas" w:cs="Times New Roman"/>
                <w:color w:val="0000FF"/>
                <w:sz w:val="21"/>
                <w:szCs w:val="21"/>
                <w:lang w:val="en-GB" w:eastAsia="fr-FR"/>
              </w:rPr>
              <w:t>-c</w:t>
            </w:r>
            <w:r w:rsidRPr="00B00D6B">
              <w:rPr>
                <w:rFonts w:ascii="Consolas" w:eastAsia="Times New Roman" w:hAnsi="Consolas" w:cs="Times New Roman"/>
                <w:color w:val="000000"/>
                <w:sz w:val="21"/>
                <w:szCs w:val="21"/>
                <w:lang w:val="en-GB" w:eastAsia="fr-FR"/>
              </w:rPr>
              <w:t xml:space="preserve"> </w:t>
            </w:r>
            <w:r w:rsidRPr="00B00D6B">
              <w:rPr>
                <w:rFonts w:ascii="Consolas" w:eastAsia="Times New Roman" w:hAnsi="Consolas" w:cs="Times New Roman"/>
                <w:color w:val="A31515"/>
                <w:sz w:val="21"/>
                <w:szCs w:val="21"/>
                <w:lang w:val="en-GB" w:eastAsia="fr-FR"/>
              </w:rPr>
              <w:t xml:space="preserve">'DROP SCHEMA IF EXISTS </w:t>
            </w:r>
            <w:proofErr w:type="spellStart"/>
            <w:r w:rsidRPr="00B00D6B">
              <w:rPr>
                <w:rFonts w:ascii="Consolas" w:eastAsia="Times New Roman" w:hAnsi="Consolas" w:cs="Times New Roman"/>
                <w:color w:val="A31515"/>
                <w:sz w:val="21"/>
                <w:szCs w:val="21"/>
                <w:lang w:val="en-GB" w:eastAsia="fr-FR"/>
              </w:rPr>
              <w:t>schema_chc</w:t>
            </w:r>
            <w:proofErr w:type="spellEnd"/>
            <w:r w:rsidRPr="00B00D6B">
              <w:rPr>
                <w:rFonts w:ascii="Consolas" w:eastAsia="Times New Roman" w:hAnsi="Consolas" w:cs="Times New Roman"/>
                <w:color w:val="A31515"/>
                <w:sz w:val="21"/>
                <w:szCs w:val="21"/>
                <w:lang w:val="en-GB" w:eastAsia="fr-FR"/>
              </w:rPr>
              <w:t xml:space="preserve">, </w:t>
            </w:r>
            <w:proofErr w:type="spellStart"/>
            <w:r w:rsidRPr="00B00D6B">
              <w:rPr>
                <w:rFonts w:ascii="Consolas" w:eastAsia="Times New Roman" w:hAnsi="Consolas" w:cs="Times New Roman"/>
                <w:color w:val="A31515"/>
                <w:sz w:val="21"/>
                <w:szCs w:val="21"/>
                <w:lang w:val="en-GB" w:eastAsia="fr-FR"/>
              </w:rPr>
              <w:t>schema_coc</w:t>
            </w:r>
            <w:proofErr w:type="spellEnd"/>
            <w:r w:rsidRPr="00B00D6B">
              <w:rPr>
                <w:rFonts w:ascii="Consolas" w:eastAsia="Times New Roman" w:hAnsi="Consolas" w:cs="Times New Roman"/>
                <w:color w:val="A31515"/>
                <w:sz w:val="21"/>
                <w:szCs w:val="21"/>
                <w:lang w:val="en-GB" w:eastAsia="fr-FR"/>
              </w:rPr>
              <w:t xml:space="preserve">, </w:t>
            </w:r>
            <w:proofErr w:type="spellStart"/>
            <w:r w:rsidRPr="00B00D6B">
              <w:rPr>
                <w:rFonts w:ascii="Consolas" w:eastAsia="Times New Roman" w:hAnsi="Consolas" w:cs="Times New Roman"/>
                <w:color w:val="A31515"/>
                <w:sz w:val="21"/>
                <w:szCs w:val="21"/>
                <w:lang w:val="en-GB" w:eastAsia="fr-FR"/>
              </w:rPr>
              <w:t>schema_gestion</w:t>
            </w:r>
            <w:proofErr w:type="spellEnd"/>
            <w:r w:rsidRPr="00B00D6B">
              <w:rPr>
                <w:rFonts w:ascii="Consolas" w:eastAsia="Times New Roman" w:hAnsi="Consolas" w:cs="Times New Roman"/>
                <w:color w:val="A31515"/>
                <w:sz w:val="21"/>
                <w:szCs w:val="21"/>
                <w:lang w:val="en-GB" w:eastAsia="fr-FR"/>
              </w:rPr>
              <w:t xml:space="preserve">, </w:t>
            </w:r>
            <w:proofErr w:type="spellStart"/>
            <w:r w:rsidRPr="00B00D6B">
              <w:rPr>
                <w:rFonts w:ascii="Consolas" w:eastAsia="Times New Roman" w:hAnsi="Consolas" w:cs="Times New Roman"/>
                <w:color w:val="A31515"/>
                <w:sz w:val="21"/>
                <w:szCs w:val="21"/>
                <w:lang w:val="en-GB" w:eastAsia="fr-FR"/>
              </w:rPr>
              <w:t>schema_inscription</w:t>
            </w:r>
            <w:proofErr w:type="spellEnd"/>
            <w:r w:rsidRPr="00B00D6B">
              <w:rPr>
                <w:rFonts w:ascii="Consolas" w:eastAsia="Times New Roman" w:hAnsi="Consolas" w:cs="Times New Roman"/>
                <w:color w:val="A31515"/>
                <w:sz w:val="21"/>
                <w:szCs w:val="21"/>
                <w:lang w:val="en-GB" w:eastAsia="fr-FR"/>
              </w:rPr>
              <w:t xml:space="preserve">, </w:t>
            </w:r>
            <w:proofErr w:type="spellStart"/>
            <w:r w:rsidRPr="00B00D6B">
              <w:rPr>
                <w:rFonts w:ascii="Consolas" w:eastAsia="Times New Roman" w:hAnsi="Consolas" w:cs="Times New Roman"/>
                <w:color w:val="A31515"/>
                <w:sz w:val="21"/>
                <w:szCs w:val="21"/>
                <w:lang w:val="en-GB" w:eastAsia="fr-FR"/>
              </w:rPr>
              <w:t>schema_mof</w:t>
            </w:r>
            <w:proofErr w:type="spellEnd"/>
            <w:r w:rsidRPr="00B00D6B">
              <w:rPr>
                <w:rFonts w:ascii="Consolas" w:eastAsia="Times New Roman" w:hAnsi="Consolas" w:cs="Times New Roman"/>
                <w:color w:val="A31515"/>
                <w:sz w:val="21"/>
                <w:szCs w:val="21"/>
                <w:lang w:val="en-GB" w:eastAsia="fr-FR"/>
              </w:rPr>
              <w:t xml:space="preserve">, </w:t>
            </w:r>
            <w:proofErr w:type="spellStart"/>
            <w:r w:rsidRPr="00B00D6B">
              <w:rPr>
                <w:rFonts w:ascii="Consolas" w:eastAsia="Times New Roman" w:hAnsi="Consolas" w:cs="Times New Roman"/>
                <w:color w:val="A31515"/>
                <w:sz w:val="21"/>
                <w:szCs w:val="21"/>
                <w:lang w:val="en-GB" w:eastAsia="fr-FR"/>
              </w:rPr>
              <w:t>schema_ref</w:t>
            </w:r>
            <w:proofErr w:type="spellEnd"/>
            <w:r w:rsidRPr="00B00D6B">
              <w:rPr>
                <w:rFonts w:ascii="Consolas" w:eastAsia="Times New Roman" w:hAnsi="Consolas" w:cs="Times New Roman"/>
                <w:color w:val="A31515"/>
                <w:sz w:val="21"/>
                <w:szCs w:val="21"/>
                <w:lang w:val="en-GB" w:eastAsia="fr-FR"/>
              </w:rPr>
              <w:t xml:space="preserve"> CASCADE;'</w:t>
            </w:r>
          </w:p>
          <w:p w14:paraId="4AE8DE70"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val="en-GB" w:eastAsia="fr-FR"/>
              </w:rPr>
            </w:pPr>
            <w:r w:rsidRPr="00B00D6B">
              <w:rPr>
                <w:rFonts w:ascii="Consolas" w:eastAsia="Times New Roman" w:hAnsi="Consolas" w:cs="Times New Roman"/>
                <w:color w:val="000000"/>
                <w:sz w:val="21"/>
                <w:szCs w:val="21"/>
                <w:lang w:val="en-GB" w:eastAsia="fr-FR"/>
              </w:rPr>
              <w:t xml:space="preserve">    </w:t>
            </w:r>
          </w:p>
          <w:p w14:paraId="62AA5DF4"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r w:rsidRPr="00B00D6B">
              <w:rPr>
                <w:rFonts w:ascii="Consolas" w:eastAsia="Times New Roman" w:hAnsi="Consolas" w:cs="Times New Roman"/>
                <w:color w:val="000000"/>
                <w:sz w:val="21"/>
                <w:szCs w:val="21"/>
                <w:lang w:val="en-GB" w:eastAsia="fr-FR"/>
              </w:rPr>
              <w:t xml:space="preserve">    </w:t>
            </w:r>
            <w:proofErr w:type="spellStart"/>
            <w:proofErr w:type="gramStart"/>
            <w:r w:rsidRPr="00B00D6B">
              <w:rPr>
                <w:rFonts w:ascii="Consolas" w:eastAsia="Times New Roman" w:hAnsi="Consolas" w:cs="Times New Roman"/>
                <w:color w:val="795E26"/>
                <w:sz w:val="21"/>
                <w:szCs w:val="21"/>
                <w:lang w:eastAsia="fr-FR"/>
              </w:rPr>
              <w:t>echo</w:t>
            </w:r>
            <w:proofErr w:type="spellEnd"/>
            <w:proofErr w:type="gramEnd"/>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A31515"/>
                <w:sz w:val="21"/>
                <w:szCs w:val="21"/>
                <w:lang w:eastAsia="fr-FR"/>
              </w:rPr>
              <w:t>"restauration des modules demandés..."</w:t>
            </w:r>
          </w:p>
          <w:p w14:paraId="3CE34FBA"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008000"/>
                <w:sz w:val="21"/>
                <w:szCs w:val="21"/>
                <w:lang w:eastAsia="fr-FR"/>
              </w:rPr>
              <w:t>#parcours de tous les modules dont la restauration est demandée</w:t>
            </w:r>
          </w:p>
          <w:p w14:paraId="77767699"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val="en-GB" w:eastAsia="fr-FR"/>
              </w:rPr>
            </w:pPr>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AF00DB"/>
                <w:sz w:val="21"/>
                <w:szCs w:val="21"/>
                <w:lang w:val="en-GB" w:eastAsia="fr-FR"/>
              </w:rPr>
              <w:t>for</w:t>
            </w:r>
            <w:r w:rsidRPr="00B00D6B">
              <w:rPr>
                <w:rFonts w:ascii="Consolas" w:eastAsia="Times New Roman" w:hAnsi="Consolas" w:cs="Times New Roman"/>
                <w:color w:val="000000"/>
                <w:sz w:val="21"/>
                <w:szCs w:val="21"/>
                <w:lang w:val="en-GB" w:eastAsia="fr-FR"/>
              </w:rPr>
              <w:t xml:space="preserve"> </w:t>
            </w:r>
            <w:proofErr w:type="gramStart"/>
            <w:r w:rsidRPr="00B00D6B">
              <w:rPr>
                <w:rFonts w:ascii="Consolas" w:eastAsia="Times New Roman" w:hAnsi="Consolas" w:cs="Times New Roman"/>
                <w:color w:val="000000"/>
                <w:sz w:val="21"/>
                <w:szCs w:val="21"/>
                <w:lang w:val="en-GB" w:eastAsia="fr-FR"/>
              </w:rPr>
              <w:t xml:space="preserve">(( </w:t>
            </w:r>
            <w:proofErr w:type="spellStart"/>
            <w:r w:rsidRPr="00B00D6B">
              <w:rPr>
                <w:rFonts w:ascii="Consolas" w:eastAsia="Times New Roman" w:hAnsi="Consolas" w:cs="Times New Roman"/>
                <w:color w:val="000000"/>
                <w:sz w:val="21"/>
                <w:szCs w:val="21"/>
                <w:lang w:val="en-GB" w:eastAsia="fr-FR"/>
              </w:rPr>
              <w:t>i</w:t>
            </w:r>
            <w:proofErr w:type="spellEnd"/>
            <w:proofErr w:type="gramEnd"/>
            <w:r w:rsidRPr="00B00D6B">
              <w:rPr>
                <w:rFonts w:ascii="Consolas" w:eastAsia="Times New Roman" w:hAnsi="Consolas" w:cs="Times New Roman"/>
                <w:color w:val="000000"/>
                <w:sz w:val="21"/>
                <w:szCs w:val="21"/>
                <w:lang w:val="en-GB" w:eastAsia="fr-FR"/>
              </w:rPr>
              <w:t>=</w:t>
            </w:r>
            <w:r w:rsidRPr="00B00D6B">
              <w:rPr>
                <w:rFonts w:ascii="Consolas" w:eastAsia="Times New Roman" w:hAnsi="Consolas" w:cs="Times New Roman"/>
                <w:color w:val="098658"/>
                <w:sz w:val="21"/>
                <w:szCs w:val="21"/>
                <w:lang w:val="en-GB" w:eastAsia="fr-FR"/>
              </w:rPr>
              <w:t>0</w:t>
            </w:r>
            <w:r w:rsidRPr="00B00D6B">
              <w:rPr>
                <w:rFonts w:ascii="Consolas" w:eastAsia="Times New Roman" w:hAnsi="Consolas" w:cs="Times New Roman"/>
                <w:color w:val="000000"/>
                <w:sz w:val="21"/>
                <w:szCs w:val="21"/>
                <w:lang w:val="en-GB" w:eastAsia="fr-FR"/>
              </w:rPr>
              <w:t xml:space="preserve">; </w:t>
            </w:r>
            <w:proofErr w:type="spellStart"/>
            <w:r w:rsidRPr="00B00D6B">
              <w:rPr>
                <w:rFonts w:ascii="Consolas" w:eastAsia="Times New Roman" w:hAnsi="Consolas" w:cs="Times New Roman"/>
                <w:color w:val="000000"/>
                <w:sz w:val="21"/>
                <w:szCs w:val="21"/>
                <w:lang w:val="en-GB" w:eastAsia="fr-FR"/>
              </w:rPr>
              <w:t>i</w:t>
            </w:r>
            <w:proofErr w:type="spellEnd"/>
            <w:r w:rsidRPr="00B00D6B">
              <w:rPr>
                <w:rFonts w:ascii="Consolas" w:eastAsia="Times New Roman" w:hAnsi="Consolas" w:cs="Times New Roman"/>
                <w:color w:val="000000"/>
                <w:sz w:val="21"/>
                <w:szCs w:val="21"/>
                <w:lang w:val="en-GB" w:eastAsia="fr-FR"/>
              </w:rPr>
              <w:t>&lt;${#</w:t>
            </w:r>
            <w:proofErr w:type="spellStart"/>
            <w:r w:rsidRPr="00B00D6B">
              <w:rPr>
                <w:rFonts w:ascii="Consolas" w:eastAsia="Times New Roman" w:hAnsi="Consolas" w:cs="Times New Roman"/>
                <w:color w:val="001080"/>
                <w:sz w:val="21"/>
                <w:szCs w:val="21"/>
                <w:lang w:val="en-GB" w:eastAsia="fr-FR"/>
              </w:rPr>
              <w:t>tableau_modules</w:t>
            </w:r>
            <w:proofErr w:type="spellEnd"/>
            <w:r w:rsidRPr="00B00D6B">
              <w:rPr>
                <w:rFonts w:ascii="Consolas" w:eastAsia="Times New Roman" w:hAnsi="Consolas" w:cs="Times New Roman"/>
                <w:color w:val="000000"/>
                <w:sz w:val="21"/>
                <w:szCs w:val="21"/>
                <w:lang w:val="en-GB" w:eastAsia="fr-FR"/>
              </w:rPr>
              <w:t xml:space="preserve">[@]}; </w:t>
            </w:r>
            <w:proofErr w:type="spellStart"/>
            <w:r w:rsidRPr="00B00D6B">
              <w:rPr>
                <w:rFonts w:ascii="Consolas" w:eastAsia="Times New Roman" w:hAnsi="Consolas" w:cs="Times New Roman"/>
                <w:color w:val="000000"/>
                <w:sz w:val="21"/>
                <w:szCs w:val="21"/>
                <w:lang w:val="en-GB" w:eastAsia="fr-FR"/>
              </w:rPr>
              <w:t>i</w:t>
            </w:r>
            <w:proofErr w:type="spellEnd"/>
            <w:r w:rsidRPr="00B00D6B">
              <w:rPr>
                <w:rFonts w:ascii="Consolas" w:eastAsia="Times New Roman" w:hAnsi="Consolas" w:cs="Times New Roman"/>
                <w:color w:val="000000"/>
                <w:sz w:val="21"/>
                <w:szCs w:val="21"/>
                <w:lang w:val="en-GB" w:eastAsia="fr-FR"/>
              </w:rPr>
              <w:t xml:space="preserve">++ )); </w:t>
            </w:r>
            <w:r w:rsidRPr="00B00D6B">
              <w:rPr>
                <w:rFonts w:ascii="Consolas" w:eastAsia="Times New Roman" w:hAnsi="Consolas" w:cs="Times New Roman"/>
                <w:color w:val="AF00DB"/>
                <w:sz w:val="21"/>
                <w:szCs w:val="21"/>
                <w:lang w:val="en-GB" w:eastAsia="fr-FR"/>
              </w:rPr>
              <w:t>do</w:t>
            </w:r>
          </w:p>
          <w:p w14:paraId="16B0B83B"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r w:rsidRPr="00B00D6B">
              <w:rPr>
                <w:rFonts w:ascii="Consolas" w:eastAsia="Times New Roman" w:hAnsi="Consolas" w:cs="Times New Roman"/>
                <w:color w:val="000000"/>
                <w:sz w:val="21"/>
                <w:szCs w:val="21"/>
                <w:lang w:val="en-GB" w:eastAsia="fr-FR"/>
              </w:rPr>
              <w:t xml:space="preserve">        </w:t>
            </w:r>
            <w:proofErr w:type="gramStart"/>
            <w:r w:rsidRPr="00B00D6B">
              <w:rPr>
                <w:rFonts w:ascii="Consolas" w:eastAsia="Times New Roman" w:hAnsi="Consolas" w:cs="Times New Roman"/>
                <w:color w:val="001080"/>
                <w:sz w:val="21"/>
                <w:szCs w:val="21"/>
                <w:lang w:eastAsia="fr-FR"/>
              </w:rPr>
              <w:t>nom</w:t>
            </w:r>
            <w:proofErr w:type="gramEnd"/>
            <w:r w:rsidRPr="00B00D6B">
              <w:rPr>
                <w:rFonts w:ascii="Consolas" w:eastAsia="Times New Roman" w:hAnsi="Consolas" w:cs="Times New Roman"/>
                <w:color w:val="001080"/>
                <w:sz w:val="21"/>
                <w:szCs w:val="21"/>
                <w:lang w:eastAsia="fr-FR"/>
              </w:rPr>
              <w:t>_dump</w:t>
            </w:r>
            <w:r w:rsidRPr="00B00D6B">
              <w:rPr>
                <w:rFonts w:ascii="Consolas" w:eastAsia="Times New Roman" w:hAnsi="Consolas" w:cs="Times New Roman"/>
                <w:color w:val="000000"/>
                <w:sz w:val="21"/>
                <w:szCs w:val="21"/>
                <w:lang w:eastAsia="fr-FR"/>
              </w:rPr>
              <w:t>=</w:t>
            </w:r>
            <w:r w:rsidRPr="00B00D6B">
              <w:rPr>
                <w:rFonts w:ascii="Consolas" w:eastAsia="Times New Roman" w:hAnsi="Consolas" w:cs="Times New Roman"/>
                <w:color w:val="A31515"/>
                <w:sz w:val="21"/>
                <w:szCs w:val="21"/>
                <w:lang w:eastAsia="fr-FR"/>
              </w:rPr>
              <w:t>"${</w:t>
            </w:r>
            <w:r w:rsidRPr="00B00D6B">
              <w:rPr>
                <w:rFonts w:ascii="Consolas" w:eastAsia="Times New Roman" w:hAnsi="Consolas" w:cs="Times New Roman"/>
                <w:color w:val="001080"/>
                <w:sz w:val="21"/>
                <w:szCs w:val="21"/>
                <w:lang w:eastAsia="fr-FR"/>
              </w:rPr>
              <w:t>environnement</w:t>
            </w:r>
            <w:r w:rsidRPr="00B00D6B">
              <w:rPr>
                <w:rFonts w:ascii="Consolas" w:eastAsia="Times New Roman" w:hAnsi="Consolas" w:cs="Times New Roman"/>
                <w:color w:val="A31515"/>
                <w:sz w:val="21"/>
                <w:szCs w:val="21"/>
                <w:lang w:eastAsia="fr-FR"/>
              </w:rPr>
              <w:t>}-${</w:t>
            </w:r>
            <w:r w:rsidRPr="00B00D6B">
              <w:rPr>
                <w:rFonts w:ascii="Consolas" w:eastAsia="Times New Roman" w:hAnsi="Consolas" w:cs="Times New Roman"/>
                <w:color w:val="001080"/>
                <w:sz w:val="21"/>
                <w:szCs w:val="21"/>
                <w:lang w:eastAsia="fr-FR"/>
              </w:rPr>
              <w:t>date_backup</w:t>
            </w:r>
            <w:r w:rsidRPr="00B00D6B">
              <w:rPr>
                <w:rFonts w:ascii="Consolas" w:eastAsia="Times New Roman" w:hAnsi="Consolas" w:cs="Times New Roman"/>
                <w:color w:val="A31515"/>
                <w:sz w:val="21"/>
                <w:szCs w:val="21"/>
                <w:lang w:eastAsia="fr-FR"/>
              </w:rPr>
              <w:t>}-${</w:t>
            </w:r>
            <w:r w:rsidRPr="00B00D6B">
              <w:rPr>
                <w:rFonts w:ascii="Consolas" w:eastAsia="Times New Roman" w:hAnsi="Consolas" w:cs="Times New Roman"/>
                <w:color w:val="001080"/>
                <w:sz w:val="21"/>
                <w:szCs w:val="21"/>
                <w:lang w:eastAsia="fr-FR"/>
              </w:rPr>
              <w:t>tableau_modules</w:t>
            </w:r>
            <w:r w:rsidRPr="00B00D6B">
              <w:rPr>
                <w:rFonts w:ascii="Consolas" w:eastAsia="Times New Roman" w:hAnsi="Consolas" w:cs="Times New Roman"/>
                <w:color w:val="A31515"/>
                <w:sz w:val="21"/>
                <w:szCs w:val="21"/>
                <w:lang w:eastAsia="fr-FR"/>
              </w:rPr>
              <w:t>[$i]}.bin"</w:t>
            </w:r>
          </w:p>
          <w:p w14:paraId="14987199"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r w:rsidRPr="00B00D6B">
              <w:rPr>
                <w:rFonts w:ascii="Consolas" w:eastAsia="Times New Roman" w:hAnsi="Consolas" w:cs="Times New Roman"/>
                <w:color w:val="000000"/>
                <w:sz w:val="21"/>
                <w:szCs w:val="21"/>
                <w:lang w:eastAsia="fr-FR"/>
              </w:rPr>
              <w:t xml:space="preserve">        </w:t>
            </w:r>
            <w:proofErr w:type="spellStart"/>
            <w:proofErr w:type="gramStart"/>
            <w:r w:rsidRPr="00B00D6B">
              <w:rPr>
                <w:rFonts w:ascii="Consolas" w:eastAsia="Times New Roman" w:hAnsi="Consolas" w:cs="Times New Roman"/>
                <w:color w:val="795E26"/>
                <w:sz w:val="21"/>
                <w:szCs w:val="21"/>
                <w:lang w:eastAsia="fr-FR"/>
              </w:rPr>
              <w:t>echo</w:t>
            </w:r>
            <w:proofErr w:type="spellEnd"/>
            <w:proofErr w:type="gramEnd"/>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A31515"/>
                <w:sz w:val="21"/>
                <w:szCs w:val="21"/>
                <w:lang w:eastAsia="fr-FR"/>
              </w:rPr>
              <w:t xml:space="preserve">"suppression des extensions pour </w:t>
            </w:r>
            <w:proofErr w:type="spellStart"/>
            <w:r w:rsidRPr="00B00D6B">
              <w:rPr>
                <w:rFonts w:ascii="Consolas" w:eastAsia="Times New Roman" w:hAnsi="Consolas" w:cs="Times New Roman"/>
                <w:color w:val="A31515"/>
                <w:sz w:val="21"/>
                <w:szCs w:val="21"/>
                <w:lang w:eastAsia="fr-FR"/>
              </w:rPr>
              <w:t>eviter</w:t>
            </w:r>
            <w:proofErr w:type="spellEnd"/>
            <w:r w:rsidRPr="00B00D6B">
              <w:rPr>
                <w:rFonts w:ascii="Consolas" w:eastAsia="Times New Roman" w:hAnsi="Consolas" w:cs="Times New Roman"/>
                <w:color w:val="A31515"/>
                <w:sz w:val="21"/>
                <w:szCs w:val="21"/>
                <w:lang w:eastAsia="fr-FR"/>
              </w:rPr>
              <w:t xml:space="preserve"> un conflit ..."</w:t>
            </w:r>
          </w:p>
          <w:p w14:paraId="374ABCF8"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val="en-GB" w:eastAsia="fr-FR"/>
              </w:rPr>
            </w:pPr>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795E26"/>
                <w:sz w:val="21"/>
                <w:szCs w:val="21"/>
                <w:lang w:val="en-GB" w:eastAsia="fr-FR"/>
              </w:rPr>
              <w:t>docker</w:t>
            </w:r>
            <w:r w:rsidRPr="00B00D6B">
              <w:rPr>
                <w:rFonts w:ascii="Consolas" w:eastAsia="Times New Roman" w:hAnsi="Consolas" w:cs="Times New Roman"/>
                <w:color w:val="000000"/>
                <w:sz w:val="21"/>
                <w:szCs w:val="21"/>
                <w:lang w:val="en-GB" w:eastAsia="fr-FR"/>
              </w:rPr>
              <w:t xml:space="preserve"> </w:t>
            </w:r>
            <w:r w:rsidRPr="00B00D6B">
              <w:rPr>
                <w:rFonts w:ascii="Consolas" w:eastAsia="Times New Roman" w:hAnsi="Consolas" w:cs="Times New Roman"/>
                <w:color w:val="A31515"/>
                <w:sz w:val="21"/>
                <w:szCs w:val="21"/>
                <w:lang w:val="en-GB" w:eastAsia="fr-FR"/>
              </w:rPr>
              <w:t>exec</w:t>
            </w:r>
            <w:r w:rsidRPr="00B00D6B">
              <w:rPr>
                <w:rFonts w:ascii="Consolas" w:eastAsia="Times New Roman" w:hAnsi="Consolas" w:cs="Times New Roman"/>
                <w:color w:val="000000"/>
                <w:sz w:val="21"/>
                <w:szCs w:val="21"/>
                <w:lang w:val="en-GB" w:eastAsia="fr-FR"/>
              </w:rPr>
              <w:t xml:space="preserve"> </w:t>
            </w:r>
            <w:r w:rsidRPr="00B00D6B">
              <w:rPr>
                <w:rFonts w:ascii="Consolas" w:eastAsia="Times New Roman" w:hAnsi="Consolas" w:cs="Times New Roman"/>
                <w:color w:val="0000FF"/>
                <w:sz w:val="21"/>
                <w:szCs w:val="21"/>
                <w:lang w:val="en-GB" w:eastAsia="fr-FR"/>
              </w:rPr>
              <w:t>-</w:t>
            </w:r>
            <w:proofErr w:type="spellStart"/>
            <w:r w:rsidRPr="00B00D6B">
              <w:rPr>
                <w:rFonts w:ascii="Consolas" w:eastAsia="Times New Roman" w:hAnsi="Consolas" w:cs="Times New Roman"/>
                <w:color w:val="0000FF"/>
                <w:sz w:val="21"/>
                <w:szCs w:val="21"/>
                <w:lang w:val="en-GB" w:eastAsia="fr-FR"/>
              </w:rPr>
              <w:t>i</w:t>
            </w:r>
            <w:proofErr w:type="spellEnd"/>
            <w:r w:rsidRPr="00B00D6B">
              <w:rPr>
                <w:rFonts w:ascii="Consolas" w:eastAsia="Times New Roman" w:hAnsi="Consolas" w:cs="Times New Roman"/>
                <w:color w:val="000000"/>
                <w:sz w:val="21"/>
                <w:szCs w:val="21"/>
                <w:lang w:val="en-GB" w:eastAsia="fr-FR"/>
              </w:rPr>
              <w:t xml:space="preserve"> ${</w:t>
            </w:r>
            <w:proofErr w:type="spellStart"/>
            <w:r w:rsidRPr="00B00D6B">
              <w:rPr>
                <w:rFonts w:ascii="Consolas" w:eastAsia="Times New Roman" w:hAnsi="Consolas" w:cs="Times New Roman"/>
                <w:color w:val="001080"/>
                <w:sz w:val="21"/>
                <w:szCs w:val="21"/>
                <w:lang w:val="en-GB" w:eastAsia="fr-FR"/>
              </w:rPr>
              <w:t>container_name</w:t>
            </w:r>
            <w:proofErr w:type="spellEnd"/>
            <w:r w:rsidRPr="00B00D6B">
              <w:rPr>
                <w:rFonts w:ascii="Consolas" w:eastAsia="Times New Roman" w:hAnsi="Consolas" w:cs="Times New Roman"/>
                <w:color w:val="000000"/>
                <w:sz w:val="21"/>
                <w:szCs w:val="21"/>
                <w:lang w:val="en-GB" w:eastAsia="fr-FR"/>
              </w:rPr>
              <w:t xml:space="preserve">} </w:t>
            </w:r>
            <w:proofErr w:type="spellStart"/>
            <w:r w:rsidRPr="00B00D6B">
              <w:rPr>
                <w:rFonts w:ascii="Consolas" w:eastAsia="Times New Roman" w:hAnsi="Consolas" w:cs="Times New Roman"/>
                <w:color w:val="A31515"/>
                <w:sz w:val="21"/>
                <w:szCs w:val="21"/>
                <w:lang w:val="en-GB" w:eastAsia="fr-FR"/>
              </w:rPr>
              <w:t>psql</w:t>
            </w:r>
            <w:proofErr w:type="spellEnd"/>
            <w:r w:rsidRPr="00B00D6B">
              <w:rPr>
                <w:rFonts w:ascii="Consolas" w:eastAsia="Times New Roman" w:hAnsi="Consolas" w:cs="Times New Roman"/>
                <w:color w:val="000000"/>
                <w:sz w:val="21"/>
                <w:szCs w:val="21"/>
                <w:lang w:val="en-GB" w:eastAsia="fr-FR"/>
              </w:rPr>
              <w:t xml:space="preserve"> </w:t>
            </w:r>
            <w:r w:rsidRPr="00B00D6B">
              <w:rPr>
                <w:rFonts w:ascii="Consolas" w:eastAsia="Times New Roman" w:hAnsi="Consolas" w:cs="Times New Roman"/>
                <w:color w:val="0000FF"/>
                <w:sz w:val="21"/>
                <w:szCs w:val="21"/>
                <w:lang w:val="en-GB" w:eastAsia="fr-FR"/>
              </w:rPr>
              <w:t>-p</w:t>
            </w:r>
            <w:r w:rsidRPr="00B00D6B">
              <w:rPr>
                <w:rFonts w:ascii="Consolas" w:eastAsia="Times New Roman" w:hAnsi="Consolas" w:cs="Times New Roman"/>
                <w:color w:val="000000"/>
                <w:sz w:val="21"/>
                <w:szCs w:val="21"/>
                <w:lang w:val="en-GB" w:eastAsia="fr-FR"/>
              </w:rPr>
              <w:t xml:space="preserve"> ${</w:t>
            </w:r>
            <w:proofErr w:type="spellStart"/>
            <w:r w:rsidRPr="00B00D6B">
              <w:rPr>
                <w:rFonts w:ascii="Consolas" w:eastAsia="Times New Roman" w:hAnsi="Consolas" w:cs="Times New Roman"/>
                <w:color w:val="001080"/>
                <w:sz w:val="21"/>
                <w:szCs w:val="21"/>
                <w:lang w:val="en-GB" w:eastAsia="fr-FR"/>
              </w:rPr>
              <w:t>db_port</w:t>
            </w:r>
            <w:proofErr w:type="spellEnd"/>
            <w:r w:rsidRPr="00B00D6B">
              <w:rPr>
                <w:rFonts w:ascii="Consolas" w:eastAsia="Times New Roman" w:hAnsi="Consolas" w:cs="Times New Roman"/>
                <w:color w:val="000000"/>
                <w:sz w:val="21"/>
                <w:szCs w:val="21"/>
                <w:lang w:val="en-GB" w:eastAsia="fr-FR"/>
              </w:rPr>
              <w:t xml:space="preserve">} </w:t>
            </w:r>
            <w:r w:rsidRPr="00B00D6B">
              <w:rPr>
                <w:rFonts w:ascii="Consolas" w:eastAsia="Times New Roman" w:hAnsi="Consolas" w:cs="Times New Roman"/>
                <w:color w:val="0000FF"/>
                <w:sz w:val="21"/>
                <w:szCs w:val="21"/>
                <w:lang w:val="en-GB" w:eastAsia="fr-FR"/>
              </w:rPr>
              <w:t>-d</w:t>
            </w:r>
            <w:r w:rsidRPr="00B00D6B">
              <w:rPr>
                <w:rFonts w:ascii="Consolas" w:eastAsia="Times New Roman" w:hAnsi="Consolas" w:cs="Times New Roman"/>
                <w:color w:val="000000"/>
                <w:sz w:val="21"/>
                <w:szCs w:val="21"/>
                <w:lang w:val="en-GB" w:eastAsia="fr-FR"/>
              </w:rPr>
              <w:t xml:space="preserve"> ${</w:t>
            </w:r>
            <w:proofErr w:type="spellStart"/>
            <w:r w:rsidRPr="00B00D6B">
              <w:rPr>
                <w:rFonts w:ascii="Consolas" w:eastAsia="Times New Roman" w:hAnsi="Consolas" w:cs="Times New Roman"/>
                <w:color w:val="001080"/>
                <w:sz w:val="21"/>
                <w:szCs w:val="21"/>
                <w:lang w:val="en-GB" w:eastAsia="fr-FR"/>
              </w:rPr>
              <w:t>db_name</w:t>
            </w:r>
            <w:proofErr w:type="spellEnd"/>
            <w:r w:rsidRPr="00B00D6B">
              <w:rPr>
                <w:rFonts w:ascii="Consolas" w:eastAsia="Times New Roman" w:hAnsi="Consolas" w:cs="Times New Roman"/>
                <w:color w:val="000000"/>
                <w:sz w:val="21"/>
                <w:szCs w:val="21"/>
                <w:lang w:val="en-GB" w:eastAsia="fr-FR"/>
              </w:rPr>
              <w:t xml:space="preserve">} </w:t>
            </w:r>
            <w:r w:rsidRPr="00B00D6B">
              <w:rPr>
                <w:rFonts w:ascii="Consolas" w:eastAsia="Times New Roman" w:hAnsi="Consolas" w:cs="Times New Roman"/>
                <w:color w:val="0000FF"/>
                <w:sz w:val="21"/>
                <w:szCs w:val="21"/>
                <w:lang w:val="en-GB" w:eastAsia="fr-FR"/>
              </w:rPr>
              <w:t>-U</w:t>
            </w:r>
            <w:r w:rsidRPr="00B00D6B">
              <w:rPr>
                <w:rFonts w:ascii="Consolas" w:eastAsia="Times New Roman" w:hAnsi="Consolas" w:cs="Times New Roman"/>
                <w:color w:val="000000"/>
                <w:sz w:val="21"/>
                <w:szCs w:val="21"/>
                <w:lang w:val="en-GB" w:eastAsia="fr-FR"/>
              </w:rPr>
              <w:t xml:space="preserve"> ${</w:t>
            </w:r>
            <w:proofErr w:type="spellStart"/>
            <w:r w:rsidRPr="00B00D6B">
              <w:rPr>
                <w:rFonts w:ascii="Consolas" w:eastAsia="Times New Roman" w:hAnsi="Consolas" w:cs="Times New Roman"/>
                <w:color w:val="001080"/>
                <w:sz w:val="21"/>
                <w:szCs w:val="21"/>
                <w:lang w:val="en-GB" w:eastAsia="fr-FR"/>
              </w:rPr>
              <w:t>db_user</w:t>
            </w:r>
            <w:proofErr w:type="spellEnd"/>
            <w:r w:rsidRPr="00B00D6B">
              <w:rPr>
                <w:rFonts w:ascii="Consolas" w:eastAsia="Times New Roman" w:hAnsi="Consolas" w:cs="Times New Roman"/>
                <w:color w:val="000000"/>
                <w:sz w:val="21"/>
                <w:szCs w:val="21"/>
                <w:lang w:val="en-GB" w:eastAsia="fr-FR"/>
              </w:rPr>
              <w:t xml:space="preserve">} </w:t>
            </w:r>
            <w:r w:rsidRPr="00B00D6B">
              <w:rPr>
                <w:rFonts w:ascii="Consolas" w:eastAsia="Times New Roman" w:hAnsi="Consolas" w:cs="Times New Roman"/>
                <w:color w:val="0000FF"/>
                <w:sz w:val="21"/>
                <w:szCs w:val="21"/>
                <w:lang w:val="en-GB" w:eastAsia="fr-FR"/>
              </w:rPr>
              <w:t>-c</w:t>
            </w:r>
            <w:r w:rsidRPr="00B00D6B">
              <w:rPr>
                <w:rFonts w:ascii="Consolas" w:eastAsia="Times New Roman" w:hAnsi="Consolas" w:cs="Times New Roman"/>
                <w:color w:val="000000"/>
                <w:sz w:val="21"/>
                <w:szCs w:val="21"/>
                <w:lang w:val="en-GB" w:eastAsia="fr-FR"/>
              </w:rPr>
              <w:t xml:space="preserve"> </w:t>
            </w:r>
            <w:r w:rsidRPr="00B00D6B">
              <w:rPr>
                <w:rFonts w:ascii="Consolas" w:eastAsia="Times New Roman" w:hAnsi="Consolas" w:cs="Times New Roman"/>
                <w:color w:val="A31515"/>
                <w:sz w:val="21"/>
                <w:szCs w:val="21"/>
                <w:lang w:val="en-GB" w:eastAsia="fr-FR"/>
              </w:rPr>
              <w:t xml:space="preserve">'DROP EXTENSION IF EXISTS unaccent, </w:t>
            </w:r>
            <w:proofErr w:type="spellStart"/>
            <w:r w:rsidRPr="00B00D6B">
              <w:rPr>
                <w:rFonts w:ascii="Consolas" w:eastAsia="Times New Roman" w:hAnsi="Consolas" w:cs="Times New Roman"/>
                <w:color w:val="A31515"/>
                <w:sz w:val="21"/>
                <w:szCs w:val="21"/>
                <w:lang w:val="en-GB" w:eastAsia="fr-FR"/>
              </w:rPr>
              <w:t>pg_trgm</w:t>
            </w:r>
            <w:proofErr w:type="spellEnd"/>
            <w:r w:rsidRPr="00B00D6B">
              <w:rPr>
                <w:rFonts w:ascii="Consolas" w:eastAsia="Times New Roman" w:hAnsi="Consolas" w:cs="Times New Roman"/>
                <w:color w:val="A31515"/>
                <w:sz w:val="21"/>
                <w:szCs w:val="21"/>
                <w:lang w:val="en-GB" w:eastAsia="fr-FR"/>
              </w:rPr>
              <w:t xml:space="preserve"> CASCADE;'</w:t>
            </w:r>
          </w:p>
          <w:p w14:paraId="49404D63"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r w:rsidRPr="00B00D6B">
              <w:rPr>
                <w:rFonts w:ascii="Consolas" w:eastAsia="Times New Roman" w:hAnsi="Consolas" w:cs="Times New Roman"/>
                <w:color w:val="000000"/>
                <w:sz w:val="21"/>
                <w:szCs w:val="21"/>
                <w:lang w:val="en-GB" w:eastAsia="fr-FR"/>
              </w:rPr>
              <w:t xml:space="preserve">        </w:t>
            </w:r>
            <w:proofErr w:type="spellStart"/>
            <w:proofErr w:type="gramStart"/>
            <w:r w:rsidRPr="00B00D6B">
              <w:rPr>
                <w:rFonts w:ascii="Consolas" w:eastAsia="Times New Roman" w:hAnsi="Consolas" w:cs="Times New Roman"/>
                <w:color w:val="795E26"/>
                <w:sz w:val="21"/>
                <w:szCs w:val="21"/>
                <w:lang w:eastAsia="fr-FR"/>
              </w:rPr>
              <w:t>echo</w:t>
            </w:r>
            <w:proofErr w:type="spellEnd"/>
            <w:proofErr w:type="gramEnd"/>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A31515"/>
                <w:sz w:val="21"/>
                <w:szCs w:val="21"/>
                <w:lang w:eastAsia="fr-FR"/>
              </w:rPr>
              <w:t>"import du dump ${</w:t>
            </w:r>
            <w:proofErr w:type="spellStart"/>
            <w:r w:rsidRPr="00B00D6B">
              <w:rPr>
                <w:rFonts w:ascii="Consolas" w:eastAsia="Times New Roman" w:hAnsi="Consolas" w:cs="Times New Roman"/>
                <w:color w:val="001080"/>
                <w:sz w:val="21"/>
                <w:szCs w:val="21"/>
                <w:lang w:eastAsia="fr-FR"/>
              </w:rPr>
              <w:t>nom_dump</w:t>
            </w:r>
            <w:proofErr w:type="spellEnd"/>
            <w:r w:rsidRPr="00B00D6B">
              <w:rPr>
                <w:rFonts w:ascii="Consolas" w:eastAsia="Times New Roman" w:hAnsi="Consolas" w:cs="Times New Roman"/>
                <w:color w:val="A31515"/>
                <w:sz w:val="21"/>
                <w:szCs w:val="21"/>
                <w:lang w:eastAsia="fr-FR"/>
              </w:rPr>
              <w:t>} ..."</w:t>
            </w:r>
          </w:p>
          <w:p w14:paraId="42E599E5"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val="en-GB" w:eastAsia="fr-FR"/>
              </w:rPr>
            </w:pPr>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795E26"/>
                <w:sz w:val="21"/>
                <w:szCs w:val="21"/>
                <w:lang w:val="en-GB" w:eastAsia="fr-FR"/>
              </w:rPr>
              <w:t>docker</w:t>
            </w:r>
            <w:r w:rsidRPr="00B00D6B">
              <w:rPr>
                <w:rFonts w:ascii="Consolas" w:eastAsia="Times New Roman" w:hAnsi="Consolas" w:cs="Times New Roman"/>
                <w:color w:val="000000"/>
                <w:sz w:val="21"/>
                <w:szCs w:val="21"/>
                <w:lang w:val="en-GB" w:eastAsia="fr-FR"/>
              </w:rPr>
              <w:t xml:space="preserve"> </w:t>
            </w:r>
            <w:r w:rsidRPr="00B00D6B">
              <w:rPr>
                <w:rFonts w:ascii="Consolas" w:eastAsia="Times New Roman" w:hAnsi="Consolas" w:cs="Times New Roman"/>
                <w:color w:val="A31515"/>
                <w:sz w:val="21"/>
                <w:szCs w:val="21"/>
                <w:lang w:val="en-GB" w:eastAsia="fr-FR"/>
              </w:rPr>
              <w:t>exec</w:t>
            </w:r>
            <w:r w:rsidRPr="00B00D6B">
              <w:rPr>
                <w:rFonts w:ascii="Consolas" w:eastAsia="Times New Roman" w:hAnsi="Consolas" w:cs="Times New Roman"/>
                <w:color w:val="000000"/>
                <w:sz w:val="21"/>
                <w:szCs w:val="21"/>
                <w:lang w:val="en-GB" w:eastAsia="fr-FR"/>
              </w:rPr>
              <w:t xml:space="preserve"> </w:t>
            </w:r>
            <w:r w:rsidRPr="00B00D6B">
              <w:rPr>
                <w:rFonts w:ascii="Consolas" w:eastAsia="Times New Roman" w:hAnsi="Consolas" w:cs="Times New Roman"/>
                <w:color w:val="0000FF"/>
                <w:sz w:val="21"/>
                <w:szCs w:val="21"/>
                <w:lang w:val="en-GB" w:eastAsia="fr-FR"/>
              </w:rPr>
              <w:t>-</w:t>
            </w:r>
            <w:proofErr w:type="spellStart"/>
            <w:r w:rsidRPr="00B00D6B">
              <w:rPr>
                <w:rFonts w:ascii="Consolas" w:eastAsia="Times New Roman" w:hAnsi="Consolas" w:cs="Times New Roman"/>
                <w:color w:val="0000FF"/>
                <w:sz w:val="21"/>
                <w:szCs w:val="21"/>
                <w:lang w:val="en-GB" w:eastAsia="fr-FR"/>
              </w:rPr>
              <w:t>i</w:t>
            </w:r>
            <w:proofErr w:type="spellEnd"/>
            <w:r w:rsidRPr="00B00D6B">
              <w:rPr>
                <w:rFonts w:ascii="Consolas" w:eastAsia="Times New Roman" w:hAnsi="Consolas" w:cs="Times New Roman"/>
                <w:color w:val="000000"/>
                <w:sz w:val="21"/>
                <w:szCs w:val="21"/>
                <w:lang w:val="en-GB" w:eastAsia="fr-FR"/>
              </w:rPr>
              <w:t xml:space="preserve"> ${</w:t>
            </w:r>
            <w:proofErr w:type="spellStart"/>
            <w:r w:rsidRPr="00B00D6B">
              <w:rPr>
                <w:rFonts w:ascii="Consolas" w:eastAsia="Times New Roman" w:hAnsi="Consolas" w:cs="Times New Roman"/>
                <w:color w:val="001080"/>
                <w:sz w:val="21"/>
                <w:szCs w:val="21"/>
                <w:lang w:val="en-GB" w:eastAsia="fr-FR"/>
              </w:rPr>
              <w:t>container_name</w:t>
            </w:r>
            <w:proofErr w:type="spellEnd"/>
            <w:r w:rsidRPr="00B00D6B">
              <w:rPr>
                <w:rFonts w:ascii="Consolas" w:eastAsia="Times New Roman" w:hAnsi="Consolas" w:cs="Times New Roman"/>
                <w:color w:val="000000"/>
                <w:sz w:val="21"/>
                <w:szCs w:val="21"/>
                <w:lang w:val="en-GB" w:eastAsia="fr-FR"/>
              </w:rPr>
              <w:t xml:space="preserve">} </w:t>
            </w:r>
            <w:proofErr w:type="spellStart"/>
            <w:r w:rsidRPr="00B00D6B">
              <w:rPr>
                <w:rFonts w:ascii="Consolas" w:eastAsia="Times New Roman" w:hAnsi="Consolas" w:cs="Times New Roman"/>
                <w:color w:val="A31515"/>
                <w:sz w:val="21"/>
                <w:szCs w:val="21"/>
                <w:lang w:val="en-GB" w:eastAsia="fr-FR"/>
              </w:rPr>
              <w:t>pg_restore</w:t>
            </w:r>
            <w:proofErr w:type="spellEnd"/>
            <w:r w:rsidRPr="00B00D6B">
              <w:rPr>
                <w:rFonts w:ascii="Consolas" w:eastAsia="Times New Roman" w:hAnsi="Consolas" w:cs="Times New Roman"/>
                <w:color w:val="000000"/>
                <w:sz w:val="21"/>
                <w:szCs w:val="21"/>
                <w:lang w:val="en-GB" w:eastAsia="fr-FR"/>
              </w:rPr>
              <w:t xml:space="preserve"> </w:t>
            </w:r>
            <w:r w:rsidRPr="00B00D6B">
              <w:rPr>
                <w:rFonts w:ascii="Consolas" w:eastAsia="Times New Roman" w:hAnsi="Consolas" w:cs="Times New Roman"/>
                <w:color w:val="0000FF"/>
                <w:sz w:val="21"/>
                <w:szCs w:val="21"/>
                <w:lang w:val="en-GB" w:eastAsia="fr-FR"/>
              </w:rPr>
              <w:t>-p</w:t>
            </w:r>
            <w:r w:rsidRPr="00B00D6B">
              <w:rPr>
                <w:rFonts w:ascii="Consolas" w:eastAsia="Times New Roman" w:hAnsi="Consolas" w:cs="Times New Roman"/>
                <w:color w:val="000000"/>
                <w:sz w:val="21"/>
                <w:szCs w:val="21"/>
                <w:lang w:val="en-GB" w:eastAsia="fr-FR"/>
              </w:rPr>
              <w:t xml:space="preserve"> ${</w:t>
            </w:r>
            <w:proofErr w:type="spellStart"/>
            <w:r w:rsidRPr="00B00D6B">
              <w:rPr>
                <w:rFonts w:ascii="Consolas" w:eastAsia="Times New Roman" w:hAnsi="Consolas" w:cs="Times New Roman"/>
                <w:color w:val="001080"/>
                <w:sz w:val="21"/>
                <w:szCs w:val="21"/>
                <w:lang w:val="en-GB" w:eastAsia="fr-FR"/>
              </w:rPr>
              <w:t>db_port</w:t>
            </w:r>
            <w:proofErr w:type="spellEnd"/>
            <w:r w:rsidRPr="00B00D6B">
              <w:rPr>
                <w:rFonts w:ascii="Consolas" w:eastAsia="Times New Roman" w:hAnsi="Consolas" w:cs="Times New Roman"/>
                <w:color w:val="000000"/>
                <w:sz w:val="21"/>
                <w:szCs w:val="21"/>
                <w:lang w:val="en-GB" w:eastAsia="fr-FR"/>
              </w:rPr>
              <w:t xml:space="preserve">} </w:t>
            </w:r>
            <w:r w:rsidRPr="00B00D6B">
              <w:rPr>
                <w:rFonts w:ascii="Consolas" w:eastAsia="Times New Roman" w:hAnsi="Consolas" w:cs="Times New Roman"/>
                <w:color w:val="0000FF"/>
                <w:sz w:val="21"/>
                <w:szCs w:val="21"/>
                <w:lang w:val="en-GB" w:eastAsia="fr-FR"/>
              </w:rPr>
              <w:t>-d</w:t>
            </w:r>
            <w:r w:rsidRPr="00B00D6B">
              <w:rPr>
                <w:rFonts w:ascii="Consolas" w:eastAsia="Times New Roman" w:hAnsi="Consolas" w:cs="Times New Roman"/>
                <w:color w:val="000000"/>
                <w:sz w:val="21"/>
                <w:szCs w:val="21"/>
                <w:lang w:val="en-GB" w:eastAsia="fr-FR"/>
              </w:rPr>
              <w:t xml:space="preserve"> ${</w:t>
            </w:r>
            <w:proofErr w:type="spellStart"/>
            <w:r w:rsidRPr="00B00D6B">
              <w:rPr>
                <w:rFonts w:ascii="Consolas" w:eastAsia="Times New Roman" w:hAnsi="Consolas" w:cs="Times New Roman"/>
                <w:color w:val="001080"/>
                <w:sz w:val="21"/>
                <w:szCs w:val="21"/>
                <w:lang w:val="en-GB" w:eastAsia="fr-FR"/>
              </w:rPr>
              <w:t>db_name</w:t>
            </w:r>
            <w:proofErr w:type="spellEnd"/>
            <w:r w:rsidRPr="00B00D6B">
              <w:rPr>
                <w:rFonts w:ascii="Consolas" w:eastAsia="Times New Roman" w:hAnsi="Consolas" w:cs="Times New Roman"/>
                <w:color w:val="000000"/>
                <w:sz w:val="21"/>
                <w:szCs w:val="21"/>
                <w:lang w:val="en-GB" w:eastAsia="fr-FR"/>
              </w:rPr>
              <w:t xml:space="preserve">} </w:t>
            </w:r>
            <w:r w:rsidRPr="00B00D6B">
              <w:rPr>
                <w:rFonts w:ascii="Consolas" w:eastAsia="Times New Roman" w:hAnsi="Consolas" w:cs="Times New Roman"/>
                <w:color w:val="0000FF"/>
                <w:sz w:val="21"/>
                <w:szCs w:val="21"/>
                <w:lang w:val="en-GB" w:eastAsia="fr-FR"/>
              </w:rPr>
              <w:t>-U</w:t>
            </w:r>
            <w:r w:rsidRPr="00B00D6B">
              <w:rPr>
                <w:rFonts w:ascii="Consolas" w:eastAsia="Times New Roman" w:hAnsi="Consolas" w:cs="Times New Roman"/>
                <w:color w:val="000000"/>
                <w:sz w:val="21"/>
                <w:szCs w:val="21"/>
                <w:lang w:val="en-GB" w:eastAsia="fr-FR"/>
              </w:rPr>
              <w:t xml:space="preserve"> ${</w:t>
            </w:r>
            <w:proofErr w:type="spellStart"/>
            <w:r w:rsidRPr="00B00D6B">
              <w:rPr>
                <w:rFonts w:ascii="Consolas" w:eastAsia="Times New Roman" w:hAnsi="Consolas" w:cs="Times New Roman"/>
                <w:color w:val="001080"/>
                <w:sz w:val="21"/>
                <w:szCs w:val="21"/>
                <w:lang w:val="en-GB" w:eastAsia="fr-FR"/>
              </w:rPr>
              <w:t>db_user</w:t>
            </w:r>
            <w:proofErr w:type="spellEnd"/>
            <w:r w:rsidRPr="00B00D6B">
              <w:rPr>
                <w:rFonts w:ascii="Consolas" w:eastAsia="Times New Roman" w:hAnsi="Consolas" w:cs="Times New Roman"/>
                <w:color w:val="000000"/>
                <w:sz w:val="21"/>
                <w:szCs w:val="21"/>
                <w:lang w:val="en-GB" w:eastAsia="fr-FR"/>
              </w:rPr>
              <w:t xml:space="preserve">} </w:t>
            </w:r>
            <w:r w:rsidRPr="00B00D6B">
              <w:rPr>
                <w:rFonts w:ascii="Consolas" w:eastAsia="Times New Roman" w:hAnsi="Consolas" w:cs="Times New Roman"/>
                <w:color w:val="0000FF"/>
                <w:sz w:val="21"/>
                <w:szCs w:val="21"/>
                <w:lang w:val="en-GB" w:eastAsia="fr-FR"/>
              </w:rPr>
              <w:t>--no-owner</w:t>
            </w:r>
            <w:r w:rsidRPr="00B00D6B">
              <w:rPr>
                <w:rFonts w:ascii="Consolas" w:eastAsia="Times New Roman" w:hAnsi="Consolas" w:cs="Times New Roman"/>
                <w:color w:val="000000"/>
                <w:sz w:val="21"/>
                <w:szCs w:val="21"/>
                <w:lang w:val="en-GB" w:eastAsia="fr-FR"/>
              </w:rPr>
              <w:t xml:space="preserve"> </w:t>
            </w:r>
            <w:r w:rsidRPr="00B00D6B">
              <w:rPr>
                <w:rFonts w:ascii="Consolas" w:eastAsia="Times New Roman" w:hAnsi="Consolas" w:cs="Times New Roman"/>
                <w:color w:val="0000FF"/>
                <w:sz w:val="21"/>
                <w:szCs w:val="21"/>
                <w:lang w:val="en-GB" w:eastAsia="fr-FR"/>
              </w:rPr>
              <w:t>--no-</w:t>
            </w:r>
            <w:proofErr w:type="spellStart"/>
            <w:r w:rsidRPr="00B00D6B">
              <w:rPr>
                <w:rFonts w:ascii="Consolas" w:eastAsia="Times New Roman" w:hAnsi="Consolas" w:cs="Times New Roman"/>
                <w:color w:val="0000FF"/>
                <w:sz w:val="21"/>
                <w:szCs w:val="21"/>
                <w:lang w:val="en-GB" w:eastAsia="fr-FR"/>
              </w:rPr>
              <w:t>acl</w:t>
            </w:r>
            <w:proofErr w:type="spellEnd"/>
            <w:r w:rsidRPr="00B00D6B">
              <w:rPr>
                <w:rFonts w:ascii="Consolas" w:eastAsia="Times New Roman" w:hAnsi="Consolas" w:cs="Times New Roman"/>
                <w:color w:val="000000"/>
                <w:sz w:val="21"/>
                <w:szCs w:val="21"/>
                <w:lang w:val="en-GB" w:eastAsia="fr-FR"/>
              </w:rPr>
              <w:t xml:space="preserve"> &lt; ${</w:t>
            </w:r>
            <w:proofErr w:type="spellStart"/>
            <w:r w:rsidRPr="00B00D6B">
              <w:rPr>
                <w:rFonts w:ascii="Consolas" w:eastAsia="Times New Roman" w:hAnsi="Consolas" w:cs="Times New Roman"/>
                <w:color w:val="001080"/>
                <w:sz w:val="21"/>
                <w:szCs w:val="21"/>
                <w:lang w:val="en-GB" w:eastAsia="fr-FR"/>
              </w:rPr>
              <w:t>repertoire_backup</w:t>
            </w:r>
            <w:proofErr w:type="spellEnd"/>
            <w:r w:rsidRPr="00B00D6B">
              <w:rPr>
                <w:rFonts w:ascii="Consolas" w:eastAsia="Times New Roman" w:hAnsi="Consolas" w:cs="Times New Roman"/>
                <w:color w:val="000000"/>
                <w:sz w:val="21"/>
                <w:szCs w:val="21"/>
                <w:lang w:val="en-GB" w:eastAsia="fr-FR"/>
              </w:rPr>
              <w:t>}</w:t>
            </w:r>
            <w:r w:rsidRPr="00B00D6B">
              <w:rPr>
                <w:rFonts w:ascii="Consolas" w:eastAsia="Times New Roman" w:hAnsi="Consolas" w:cs="Times New Roman"/>
                <w:color w:val="A31515"/>
                <w:sz w:val="21"/>
                <w:szCs w:val="21"/>
                <w:lang w:val="en-GB" w:eastAsia="fr-FR"/>
              </w:rPr>
              <w:t>/</w:t>
            </w:r>
            <w:r w:rsidRPr="00B00D6B">
              <w:rPr>
                <w:rFonts w:ascii="Consolas" w:eastAsia="Times New Roman" w:hAnsi="Consolas" w:cs="Times New Roman"/>
                <w:color w:val="000000"/>
                <w:sz w:val="21"/>
                <w:szCs w:val="21"/>
                <w:lang w:val="en-GB" w:eastAsia="fr-FR"/>
              </w:rPr>
              <w:t>${</w:t>
            </w:r>
            <w:proofErr w:type="spellStart"/>
            <w:r w:rsidRPr="00B00D6B">
              <w:rPr>
                <w:rFonts w:ascii="Consolas" w:eastAsia="Times New Roman" w:hAnsi="Consolas" w:cs="Times New Roman"/>
                <w:color w:val="001080"/>
                <w:sz w:val="21"/>
                <w:szCs w:val="21"/>
                <w:lang w:val="en-GB" w:eastAsia="fr-FR"/>
              </w:rPr>
              <w:t>nom_dump</w:t>
            </w:r>
            <w:proofErr w:type="spellEnd"/>
            <w:r w:rsidRPr="00B00D6B">
              <w:rPr>
                <w:rFonts w:ascii="Consolas" w:eastAsia="Times New Roman" w:hAnsi="Consolas" w:cs="Times New Roman"/>
                <w:color w:val="000000"/>
                <w:sz w:val="21"/>
                <w:szCs w:val="21"/>
                <w:lang w:val="en-GB" w:eastAsia="fr-FR"/>
              </w:rPr>
              <w:t>}</w:t>
            </w:r>
          </w:p>
          <w:p w14:paraId="7D4DB23D"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r w:rsidRPr="00B00D6B">
              <w:rPr>
                <w:rFonts w:ascii="Consolas" w:eastAsia="Times New Roman" w:hAnsi="Consolas" w:cs="Times New Roman"/>
                <w:color w:val="000000"/>
                <w:sz w:val="21"/>
                <w:szCs w:val="21"/>
                <w:lang w:val="en-GB" w:eastAsia="fr-FR"/>
              </w:rPr>
              <w:t xml:space="preserve">    </w:t>
            </w:r>
            <w:proofErr w:type="spellStart"/>
            <w:proofErr w:type="gramStart"/>
            <w:r w:rsidRPr="00B00D6B">
              <w:rPr>
                <w:rFonts w:ascii="Consolas" w:eastAsia="Times New Roman" w:hAnsi="Consolas" w:cs="Times New Roman"/>
                <w:color w:val="AF00DB"/>
                <w:sz w:val="21"/>
                <w:szCs w:val="21"/>
                <w:lang w:eastAsia="fr-FR"/>
              </w:rPr>
              <w:t>done</w:t>
            </w:r>
            <w:proofErr w:type="spellEnd"/>
            <w:proofErr w:type="gramEnd"/>
          </w:p>
          <w:p w14:paraId="28BBDC60"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proofErr w:type="gramStart"/>
            <w:r w:rsidRPr="00B00D6B">
              <w:rPr>
                <w:rFonts w:ascii="Consolas" w:eastAsia="Times New Roman" w:hAnsi="Consolas" w:cs="Times New Roman"/>
                <w:color w:val="AF00DB"/>
                <w:sz w:val="21"/>
                <w:szCs w:val="21"/>
                <w:lang w:eastAsia="fr-FR"/>
              </w:rPr>
              <w:t>fi</w:t>
            </w:r>
            <w:proofErr w:type="gramEnd"/>
          </w:p>
          <w:p w14:paraId="4A021F6C"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p>
          <w:p w14:paraId="4E7C5630"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proofErr w:type="spellStart"/>
            <w:proofErr w:type="gramStart"/>
            <w:r w:rsidRPr="00B00D6B">
              <w:rPr>
                <w:rFonts w:ascii="Consolas" w:eastAsia="Times New Roman" w:hAnsi="Consolas" w:cs="Times New Roman"/>
                <w:color w:val="795E26"/>
                <w:sz w:val="21"/>
                <w:szCs w:val="21"/>
                <w:lang w:eastAsia="fr-FR"/>
              </w:rPr>
              <w:t>echo</w:t>
            </w:r>
            <w:proofErr w:type="spellEnd"/>
            <w:proofErr w:type="gramEnd"/>
            <w:r w:rsidRPr="00B00D6B">
              <w:rPr>
                <w:rFonts w:ascii="Consolas" w:eastAsia="Times New Roman" w:hAnsi="Consolas" w:cs="Times New Roman"/>
                <w:color w:val="000000"/>
                <w:sz w:val="21"/>
                <w:szCs w:val="21"/>
                <w:lang w:eastAsia="fr-FR"/>
              </w:rPr>
              <w:t xml:space="preserve"> </w:t>
            </w:r>
            <w:r w:rsidRPr="00B00D6B">
              <w:rPr>
                <w:rFonts w:ascii="Consolas" w:eastAsia="Times New Roman" w:hAnsi="Consolas" w:cs="Times New Roman"/>
                <w:color w:val="A31515"/>
                <w:sz w:val="21"/>
                <w:szCs w:val="21"/>
                <w:lang w:eastAsia="fr-FR"/>
              </w:rPr>
              <w:t>"import des dumps terminé. Vérifier dans les traces que tout s'est bien passé"</w:t>
            </w:r>
          </w:p>
          <w:p w14:paraId="1303551E" w14:textId="77777777" w:rsidR="00B00D6B" w:rsidRPr="00B00D6B" w:rsidRDefault="00B00D6B" w:rsidP="00B00D6B">
            <w:pPr>
              <w:pBdr>
                <w:top w:val="none" w:sz="0" w:space="0" w:color="auto"/>
                <w:left w:val="none" w:sz="0" w:space="0" w:color="auto"/>
                <w:bottom w:val="none" w:sz="0" w:space="0" w:color="auto"/>
                <w:right w:val="none" w:sz="0" w:space="0" w:color="auto"/>
                <w:between w:val="none" w:sz="0" w:space="0" w:color="auto"/>
              </w:pBdr>
              <w:shd w:val="clear" w:color="auto" w:fill="FFFFFF"/>
              <w:spacing w:line="285" w:lineRule="atLeast"/>
              <w:rPr>
                <w:rFonts w:ascii="Consolas" w:eastAsia="Times New Roman" w:hAnsi="Consolas" w:cs="Times New Roman"/>
                <w:color w:val="000000"/>
                <w:sz w:val="21"/>
                <w:szCs w:val="21"/>
                <w:lang w:eastAsia="fr-FR"/>
              </w:rPr>
            </w:pPr>
          </w:p>
          <w:p w14:paraId="23011F07" w14:textId="77777777" w:rsidR="00B00D6B" w:rsidRDefault="00B00D6B" w:rsidP="00316BC4">
            <w:pPr>
              <w:pBdr>
                <w:top w:val="none" w:sz="0" w:space="0" w:color="auto"/>
                <w:left w:val="none" w:sz="0" w:space="0" w:color="auto"/>
                <w:bottom w:val="none" w:sz="0" w:space="0" w:color="auto"/>
                <w:right w:val="none" w:sz="0" w:space="0" w:color="auto"/>
                <w:between w:val="none" w:sz="0" w:space="0" w:color="auto"/>
              </w:pBdr>
            </w:pPr>
          </w:p>
        </w:tc>
      </w:tr>
    </w:tbl>
    <w:p w14:paraId="0D79B22D" w14:textId="77777777" w:rsidR="00B00D6B" w:rsidRDefault="00B00D6B" w:rsidP="00316BC4"/>
    <w:p w14:paraId="2F5C800E" w14:textId="0AA96F08" w:rsidR="00316BC4" w:rsidRDefault="00316BC4" w:rsidP="00316BC4"/>
    <w:p w14:paraId="2115467F" w14:textId="77777777" w:rsidR="00316BC4" w:rsidRPr="00316BC4" w:rsidRDefault="00316BC4" w:rsidP="00316BC4"/>
    <w:p w14:paraId="02A81520" w14:textId="77777777" w:rsidR="00580A5F" w:rsidRDefault="00580A5F">
      <w:pPr>
        <w:rPr>
          <w:rFonts w:ascii="Calibri Light" w:eastAsia="Calibri Light" w:hAnsi="Calibri Light" w:cs="Calibri Light"/>
          <w:color w:val="2E74B5" w:themeColor="accent1" w:themeShade="BF"/>
          <w:sz w:val="26"/>
          <w:szCs w:val="26"/>
        </w:rPr>
      </w:pPr>
      <w:r>
        <w:br w:type="page"/>
      </w:r>
    </w:p>
    <w:p w14:paraId="5DFDB0E5" w14:textId="47C599BF" w:rsidR="005E3CF5" w:rsidRDefault="00315F83" w:rsidP="00E33BE9">
      <w:pPr>
        <w:pStyle w:val="Titre2"/>
      </w:pPr>
      <w:bookmarkStart w:id="447" w:name="_Toc140654478"/>
      <w:bookmarkStart w:id="448" w:name="_Toc148623122"/>
      <w:r>
        <w:lastRenderedPageBreak/>
        <w:t>Modèle de données ‘métier’</w:t>
      </w:r>
      <w:bookmarkEnd w:id="447"/>
      <w:bookmarkEnd w:id="448"/>
    </w:p>
    <w:p w14:paraId="6D65BBB1" w14:textId="755AA606" w:rsidR="00E33BE9" w:rsidDel="00EB365B" w:rsidRDefault="00E33BE9" w:rsidP="00E33BE9">
      <w:pPr>
        <w:rPr>
          <w:del w:id="449" w:author="COUTIN Stéphane" w:date="2023-10-18T12:03:00Z"/>
        </w:rPr>
      </w:pPr>
      <w:bookmarkStart w:id="450" w:name="_Toc148623123"/>
      <w:bookmarkEnd w:id="450"/>
    </w:p>
    <w:p w14:paraId="3EA7D924" w14:textId="46160D48" w:rsidR="00EB365B" w:rsidRDefault="00EB365B" w:rsidP="00923543">
      <w:pPr>
        <w:pStyle w:val="Titre3"/>
        <w:rPr>
          <w:ins w:id="451" w:author="COUTIN Stéphane" w:date="2023-10-18T12:03:00Z"/>
        </w:rPr>
      </w:pPr>
      <w:bookmarkStart w:id="452" w:name="_Toc148623124"/>
      <w:bookmarkStart w:id="453" w:name="_Toc140654479"/>
      <w:ins w:id="454" w:author="COUTIN Stéphane" w:date="2023-10-18T12:03:00Z">
        <w:r>
          <w:t>Modèle transverse</w:t>
        </w:r>
        <w:bookmarkEnd w:id="452"/>
      </w:ins>
    </w:p>
    <w:p w14:paraId="570852BB" w14:textId="685458CD" w:rsidR="00EB365B" w:rsidRPr="00EB365B" w:rsidRDefault="00EB365B">
      <w:pPr>
        <w:rPr>
          <w:ins w:id="455" w:author="COUTIN Stéphane" w:date="2023-10-18T12:03:00Z"/>
          <w:rPrChange w:id="456" w:author="COUTIN Stéphane" w:date="2023-10-18T12:03:00Z">
            <w:rPr>
              <w:ins w:id="457" w:author="COUTIN Stéphane" w:date="2023-10-18T12:03:00Z"/>
            </w:rPr>
          </w:rPrChange>
        </w:rPr>
        <w:pPrChange w:id="458" w:author="COUTIN Stéphane" w:date="2023-10-18T12:03:00Z">
          <w:pPr>
            <w:pStyle w:val="Titre3"/>
          </w:pPr>
        </w:pPrChange>
      </w:pPr>
      <w:ins w:id="459" w:author="COUTIN Stéphane" w:date="2023-10-18T12:04:00Z">
        <w:r>
          <w:rPr>
            <w:noProof/>
          </w:rPr>
          <w:drawing>
            <wp:inline distT="0" distB="0" distL="0" distR="0" wp14:anchorId="06DF9255" wp14:editId="3D6EF4DC">
              <wp:extent cx="5760720" cy="701929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CD_Transvers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7019290"/>
                      </a:xfrm>
                      <a:prstGeom prst="rect">
                        <a:avLst/>
                      </a:prstGeom>
                    </pic:spPr>
                  </pic:pic>
                </a:graphicData>
              </a:graphic>
            </wp:inline>
          </w:drawing>
        </w:r>
      </w:ins>
    </w:p>
    <w:p w14:paraId="38372ADE" w14:textId="02E8F912" w:rsidR="00E33BE9" w:rsidRDefault="00923543" w:rsidP="00923543">
      <w:pPr>
        <w:pStyle w:val="Titre3"/>
      </w:pPr>
      <w:bookmarkStart w:id="460" w:name="_Toc148623125"/>
      <w:r>
        <w:lastRenderedPageBreak/>
        <w:t>Liste des entités</w:t>
      </w:r>
      <w:bookmarkEnd w:id="453"/>
      <w:bookmarkEnd w:id="46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669"/>
        <w:gridCol w:w="660"/>
        <w:gridCol w:w="2769"/>
        <w:gridCol w:w="1985"/>
        <w:gridCol w:w="1979"/>
      </w:tblGrid>
      <w:tr w:rsidR="00EA7180" w:rsidRPr="00EA7180" w14:paraId="0BED7974" w14:textId="77777777" w:rsidTr="00EA7180">
        <w:trPr>
          <w:trHeight w:val="360"/>
          <w:tblHeader/>
        </w:trPr>
        <w:tc>
          <w:tcPr>
            <w:tcW w:w="921" w:type="pct"/>
            <w:shd w:val="clear" w:color="5B9BD5" w:fill="5B9BD5"/>
            <w:hideMark/>
          </w:tcPr>
          <w:p w14:paraId="708F2F43"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b/>
                <w:bCs/>
                <w:color w:val="FFFFFF"/>
                <w:sz w:val="18"/>
                <w:szCs w:val="18"/>
                <w:lang w:eastAsia="fr-FR"/>
              </w:rPr>
            </w:pPr>
            <w:r w:rsidRPr="00EA7180">
              <w:rPr>
                <w:rFonts w:eastAsia="Times New Roman"/>
                <w:b/>
                <w:bCs/>
                <w:color w:val="FFFFFF"/>
                <w:sz w:val="18"/>
                <w:szCs w:val="18"/>
                <w:lang w:eastAsia="fr-FR"/>
              </w:rPr>
              <w:t>Entité</w:t>
            </w:r>
          </w:p>
        </w:tc>
        <w:tc>
          <w:tcPr>
            <w:tcW w:w="364" w:type="pct"/>
            <w:shd w:val="clear" w:color="5B9BD5" w:fill="5B9BD5"/>
            <w:hideMark/>
          </w:tcPr>
          <w:p w14:paraId="00DCA022"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b/>
                <w:bCs/>
                <w:color w:val="FFFFFF"/>
                <w:sz w:val="18"/>
                <w:szCs w:val="18"/>
                <w:lang w:eastAsia="fr-FR"/>
              </w:rPr>
            </w:pPr>
            <w:r w:rsidRPr="00EA7180">
              <w:rPr>
                <w:rFonts w:eastAsia="Times New Roman"/>
                <w:b/>
                <w:bCs/>
                <w:color w:val="FFFFFF"/>
                <w:sz w:val="18"/>
                <w:szCs w:val="18"/>
                <w:lang w:eastAsia="fr-FR"/>
              </w:rPr>
              <w:t>Domaine</w:t>
            </w:r>
          </w:p>
        </w:tc>
        <w:tc>
          <w:tcPr>
            <w:tcW w:w="1528" w:type="pct"/>
            <w:shd w:val="clear" w:color="5B9BD5" w:fill="5B9BD5"/>
            <w:hideMark/>
          </w:tcPr>
          <w:p w14:paraId="2AF7E336"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b/>
                <w:bCs/>
                <w:color w:val="FFFFFF"/>
                <w:sz w:val="18"/>
                <w:szCs w:val="18"/>
                <w:lang w:eastAsia="fr-FR"/>
              </w:rPr>
            </w:pPr>
            <w:r w:rsidRPr="00EA7180">
              <w:rPr>
                <w:rFonts w:eastAsia="Times New Roman"/>
                <w:b/>
                <w:bCs/>
                <w:color w:val="FFFFFF"/>
                <w:sz w:val="18"/>
                <w:szCs w:val="18"/>
                <w:lang w:eastAsia="fr-FR"/>
              </w:rPr>
              <w:t>Description</w:t>
            </w:r>
          </w:p>
        </w:tc>
        <w:tc>
          <w:tcPr>
            <w:tcW w:w="1095" w:type="pct"/>
            <w:shd w:val="clear" w:color="5B9BD5" w:fill="5B9BD5"/>
            <w:hideMark/>
          </w:tcPr>
          <w:p w14:paraId="336FAB93"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b/>
                <w:bCs/>
                <w:color w:val="FFFFFF"/>
                <w:sz w:val="18"/>
                <w:szCs w:val="18"/>
                <w:lang w:eastAsia="fr-FR"/>
              </w:rPr>
            </w:pPr>
            <w:r w:rsidRPr="00EA7180">
              <w:rPr>
                <w:rFonts w:eastAsia="Times New Roman"/>
                <w:b/>
                <w:bCs/>
                <w:color w:val="FFFFFF"/>
                <w:sz w:val="18"/>
                <w:szCs w:val="18"/>
                <w:lang w:eastAsia="fr-FR"/>
              </w:rPr>
              <w:t>Clé fonctionnelle Pegase</w:t>
            </w:r>
          </w:p>
        </w:tc>
        <w:tc>
          <w:tcPr>
            <w:tcW w:w="1092" w:type="pct"/>
            <w:shd w:val="clear" w:color="5B9BD5" w:fill="5B9BD5"/>
            <w:hideMark/>
          </w:tcPr>
          <w:p w14:paraId="5E15F88F"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b/>
                <w:bCs/>
                <w:color w:val="FFFFFF"/>
                <w:sz w:val="18"/>
                <w:szCs w:val="18"/>
                <w:lang w:eastAsia="fr-FR"/>
              </w:rPr>
            </w:pPr>
            <w:r w:rsidRPr="00EA7180">
              <w:rPr>
                <w:rFonts w:eastAsia="Times New Roman"/>
                <w:b/>
                <w:bCs/>
                <w:color w:val="FFFFFF"/>
                <w:sz w:val="18"/>
                <w:szCs w:val="18"/>
                <w:lang w:eastAsia="fr-FR"/>
              </w:rPr>
              <w:t>Nom table source en BDD DRE</w:t>
            </w:r>
          </w:p>
        </w:tc>
      </w:tr>
      <w:tr w:rsidR="00EA7180" w:rsidRPr="00EA7180" w14:paraId="7CBFF1FF" w14:textId="77777777" w:rsidTr="00EA7180">
        <w:trPr>
          <w:trHeight w:val="360"/>
        </w:trPr>
        <w:tc>
          <w:tcPr>
            <w:tcW w:w="921" w:type="pct"/>
            <w:shd w:val="clear" w:color="auto" w:fill="auto"/>
            <w:hideMark/>
          </w:tcPr>
          <w:p w14:paraId="30591DB9"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spellStart"/>
            <w:proofErr w:type="gramStart"/>
            <w:r w:rsidRPr="00EA7180">
              <w:rPr>
                <w:rFonts w:eastAsia="Times New Roman"/>
                <w:color w:val="000000"/>
                <w:sz w:val="18"/>
                <w:szCs w:val="18"/>
                <w:lang w:eastAsia="fr-FR"/>
              </w:rPr>
              <w:t>acquis</w:t>
            </w:r>
            <w:proofErr w:type="gramEnd"/>
            <w:r w:rsidRPr="00EA7180">
              <w:rPr>
                <w:rFonts w:eastAsia="Times New Roman"/>
                <w:color w:val="000000"/>
                <w:sz w:val="18"/>
                <w:szCs w:val="18"/>
                <w:lang w:eastAsia="fr-FR"/>
              </w:rPr>
              <w:t>_capitalise</w:t>
            </w:r>
            <w:proofErr w:type="spellEnd"/>
          </w:p>
        </w:tc>
        <w:tc>
          <w:tcPr>
            <w:tcW w:w="364" w:type="pct"/>
            <w:shd w:val="clear" w:color="auto" w:fill="auto"/>
            <w:hideMark/>
          </w:tcPr>
          <w:p w14:paraId="629A030C"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CHC</w:t>
            </w:r>
          </w:p>
        </w:tc>
        <w:tc>
          <w:tcPr>
            <w:tcW w:w="1528" w:type="pct"/>
            <w:shd w:val="clear" w:color="auto" w:fill="auto"/>
            <w:hideMark/>
          </w:tcPr>
          <w:p w14:paraId="4973C464"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Un acquis correspond à un objet maquette qui a été validé par l'apprenant soit par le biais de la saisie d'un aménagement, soit par la validation d'un cursus antérieur (COC). Il est lié à l'objet du cursus qui bénéficie de l'acquisition (décrit via un chemin).</w:t>
            </w:r>
          </w:p>
        </w:tc>
        <w:tc>
          <w:tcPr>
            <w:tcW w:w="1095" w:type="pct"/>
            <w:shd w:val="clear" w:color="auto" w:fill="auto"/>
            <w:hideMark/>
          </w:tcPr>
          <w:p w14:paraId="42E6D923"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w:t>
            </w:r>
            <w:proofErr w:type="spellStart"/>
            <w:proofErr w:type="gramStart"/>
            <w:r w:rsidRPr="00EA7180">
              <w:rPr>
                <w:rFonts w:eastAsia="Times New Roman"/>
                <w:color w:val="000000"/>
                <w:sz w:val="18"/>
                <w:szCs w:val="18"/>
                <w:lang w:eastAsia="fr-FR"/>
              </w:rPr>
              <w:t>code</w:t>
            </w:r>
            <w:proofErr w:type="gramEnd"/>
            <w:r w:rsidRPr="00EA7180">
              <w:rPr>
                <w:rFonts w:eastAsia="Times New Roman"/>
                <w:color w:val="000000"/>
                <w:sz w:val="18"/>
                <w:szCs w:val="18"/>
                <w:lang w:eastAsia="fr-FR"/>
              </w:rPr>
              <w:t>_apprenant</w:t>
            </w:r>
            <w:proofErr w:type="spellEnd"/>
            <w:r w:rsidRPr="00EA7180">
              <w:rPr>
                <w:rFonts w:eastAsia="Times New Roman"/>
                <w:color w:val="000000"/>
                <w:sz w:val="18"/>
                <w:szCs w:val="18"/>
                <w:lang w:eastAsia="fr-FR"/>
              </w:rPr>
              <w:t xml:space="preserve">, (clé </w:t>
            </w:r>
            <w:proofErr w:type="spellStart"/>
            <w:r w:rsidRPr="00EA7180">
              <w:rPr>
                <w:rFonts w:eastAsia="Times New Roman"/>
                <w:color w:val="000000"/>
                <w:sz w:val="18"/>
                <w:szCs w:val="18"/>
                <w:lang w:eastAsia="fr-FR"/>
              </w:rPr>
              <w:t>objet_formation_moe</w:t>
            </w:r>
            <w:proofErr w:type="spellEnd"/>
            <w:r w:rsidRPr="00EA7180">
              <w:rPr>
                <w:rFonts w:eastAsia="Times New Roman"/>
                <w:color w:val="000000"/>
                <w:sz w:val="18"/>
                <w:szCs w:val="18"/>
                <w:lang w:eastAsia="fr-FR"/>
              </w:rPr>
              <w:t xml:space="preserve">), (clé </w:t>
            </w:r>
            <w:proofErr w:type="spellStart"/>
            <w:r w:rsidRPr="00EA7180">
              <w:rPr>
                <w:rFonts w:eastAsia="Times New Roman"/>
                <w:color w:val="000000"/>
                <w:sz w:val="18"/>
                <w:szCs w:val="18"/>
                <w:lang w:eastAsia="fr-FR"/>
              </w:rPr>
              <w:t>chemin_pedagogique_moe</w:t>
            </w:r>
            <w:proofErr w:type="spellEnd"/>
            <w:r w:rsidRPr="00EA7180">
              <w:rPr>
                <w:rFonts w:eastAsia="Times New Roman"/>
                <w:color w:val="000000"/>
                <w:sz w:val="18"/>
                <w:szCs w:val="18"/>
                <w:lang w:eastAsia="fr-FR"/>
              </w:rPr>
              <w:t>))</w:t>
            </w:r>
          </w:p>
        </w:tc>
        <w:tc>
          <w:tcPr>
            <w:tcW w:w="1092" w:type="pct"/>
            <w:shd w:val="clear" w:color="auto" w:fill="auto"/>
            <w:hideMark/>
          </w:tcPr>
          <w:p w14:paraId="2D24EDB5"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spellStart"/>
            <w:proofErr w:type="gramStart"/>
            <w:r w:rsidRPr="00EA7180">
              <w:rPr>
                <w:rFonts w:eastAsia="Times New Roman"/>
                <w:color w:val="000000"/>
                <w:sz w:val="18"/>
                <w:szCs w:val="18"/>
                <w:lang w:eastAsia="fr-FR"/>
              </w:rPr>
              <w:t>schema</w:t>
            </w:r>
            <w:proofErr w:type="gramEnd"/>
            <w:r w:rsidRPr="00EA7180">
              <w:rPr>
                <w:rFonts w:eastAsia="Times New Roman"/>
                <w:color w:val="000000"/>
                <w:sz w:val="18"/>
                <w:szCs w:val="18"/>
                <w:lang w:eastAsia="fr-FR"/>
              </w:rPr>
              <w:t>_chc.acquis_capitalise</w:t>
            </w:r>
            <w:proofErr w:type="spellEnd"/>
          </w:p>
        </w:tc>
      </w:tr>
      <w:tr w:rsidR="00EA7180" w:rsidRPr="00EA7180" w14:paraId="160CE304" w14:textId="77777777" w:rsidTr="00EA7180">
        <w:trPr>
          <w:trHeight w:val="360"/>
        </w:trPr>
        <w:tc>
          <w:tcPr>
            <w:tcW w:w="921" w:type="pct"/>
            <w:shd w:val="clear" w:color="auto" w:fill="auto"/>
            <w:hideMark/>
          </w:tcPr>
          <w:p w14:paraId="6AB3BB25"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admis</w:t>
            </w:r>
            <w:proofErr w:type="gramEnd"/>
          </w:p>
        </w:tc>
        <w:tc>
          <w:tcPr>
            <w:tcW w:w="364" w:type="pct"/>
            <w:shd w:val="clear" w:color="auto" w:fill="auto"/>
            <w:hideMark/>
          </w:tcPr>
          <w:p w14:paraId="2D12F03D"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INS</w:t>
            </w:r>
          </w:p>
        </w:tc>
        <w:tc>
          <w:tcPr>
            <w:tcW w:w="1528" w:type="pct"/>
            <w:shd w:val="clear" w:color="auto" w:fill="auto"/>
            <w:hideMark/>
          </w:tcPr>
          <w:p w14:paraId="4A97192B"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 xml:space="preserve">Un admis est une personne ayant une </w:t>
            </w:r>
            <w:proofErr w:type="gramStart"/>
            <w:r w:rsidRPr="00EA7180">
              <w:rPr>
                <w:rFonts w:eastAsia="Times New Roman"/>
                <w:color w:val="000000"/>
                <w:sz w:val="18"/>
                <w:szCs w:val="18"/>
                <w:lang w:eastAsia="fr-FR"/>
              </w:rPr>
              <w:t>ou  plusieurs</w:t>
            </w:r>
            <w:proofErr w:type="gramEnd"/>
            <w:r w:rsidRPr="00EA7180">
              <w:rPr>
                <w:rFonts w:eastAsia="Times New Roman"/>
                <w:color w:val="000000"/>
                <w:sz w:val="18"/>
                <w:szCs w:val="18"/>
                <w:lang w:eastAsia="fr-FR"/>
              </w:rPr>
              <w:t xml:space="preserve"> autorisations à s'inscrire pour une origine donnée (</w:t>
            </w:r>
            <w:proofErr w:type="spellStart"/>
            <w:r w:rsidRPr="00EA7180">
              <w:rPr>
                <w:rFonts w:eastAsia="Times New Roman"/>
                <w:color w:val="000000"/>
                <w:sz w:val="18"/>
                <w:szCs w:val="18"/>
                <w:lang w:eastAsia="fr-FR"/>
              </w:rPr>
              <w:t>Psup</w:t>
            </w:r>
            <w:proofErr w:type="spellEnd"/>
            <w:r w:rsidRPr="00EA7180">
              <w:rPr>
                <w:rFonts w:eastAsia="Times New Roman"/>
                <w:color w:val="000000"/>
                <w:sz w:val="18"/>
                <w:szCs w:val="18"/>
                <w:lang w:eastAsia="fr-FR"/>
              </w:rPr>
              <w:t xml:space="preserve">, </w:t>
            </w:r>
            <w:proofErr w:type="spellStart"/>
            <w:r w:rsidRPr="00EA7180">
              <w:rPr>
                <w:rFonts w:eastAsia="Times New Roman"/>
                <w:color w:val="000000"/>
                <w:sz w:val="18"/>
                <w:szCs w:val="18"/>
                <w:lang w:eastAsia="fr-FR"/>
              </w:rPr>
              <w:t>Ecandidat</w:t>
            </w:r>
            <w:proofErr w:type="spellEnd"/>
            <w:r w:rsidRPr="00EA7180">
              <w:rPr>
                <w:rFonts w:eastAsia="Times New Roman"/>
                <w:color w:val="000000"/>
                <w:sz w:val="18"/>
                <w:szCs w:val="18"/>
                <w:lang w:eastAsia="fr-FR"/>
              </w:rPr>
              <w:t>, ...)</w:t>
            </w:r>
          </w:p>
        </w:tc>
        <w:tc>
          <w:tcPr>
            <w:tcW w:w="1095" w:type="pct"/>
            <w:shd w:val="clear" w:color="auto" w:fill="auto"/>
            <w:hideMark/>
          </w:tcPr>
          <w:p w14:paraId="3C32093B"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w:t>
            </w:r>
            <w:proofErr w:type="spellStart"/>
            <w:proofErr w:type="gramStart"/>
            <w:r w:rsidRPr="00EA7180">
              <w:rPr>
                <w:rFonts w:eastAsia="Times New Roman"/>
                <w:color w:val="000000"/>
                <w:sz w:val="18"/>
                <w:szCs w:val="18"/>
                <w:lang w:eastAsia="fr-FR"/>
              </w:rPr>
              <w:t>code</w:t>
            </w:r>
            <w:proofErr w:type="gramEnd"/>
            <w:r w:rsidRPr="00EA7180">
              <w:rPr>
                <w:rFonts w:eastAsia="Times New Roman"/>
                <w:color w:val="000000"/>
                <w:sz w:val="18"/>
                <w:szCs w:val="18"/>
                <w:lang w:eastAsia="fr-FR"/>
              </w:rPr>
              <w:t>_admis</w:t>
            </w:r>
            <w:proofErr w:type="spellEnd"/>
            <w:r w:rsidRPr="00EA7180">
              <w:rPr>
                <w:rFonts w:eastAsia="Times New Roman"/>
                <w:color w:val="000000"/>
                <w:sz w:val="18"/>
                <w:szCs w:val="18"/>
                <w:lang w:eastAsia="fr-FR"/>
              </w:rPr>
              <w:t>)</w:t>
            </w:r>
          </w:p>
        </w:tc>
        <w:tc>
          <w:tcPr>
            <w:tcW w:w="1092" w:type="pct"/>
            <w:shd w:val="clear" w:color="auto" w:fill="auto"/>
            <w:hideMark/>
          </w:tcPr>
          <w:p w14:paraId="6698FC1D"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spellStart"/>
            <w:proofErr w:type="gramStart"/>
            <w:r w:rsidRPr="00EA7180">
              <w:rPr>
                <w:rFonts w:eastAsia="Times New Roman"/>
                <w:color w:val="000000"/>
                <w:sz w:val="18"/>
                <w:szCs w:val="18"/>
                <w:lang w:eastAsia="fr-FR"/>
              </w:rPr>
              <w:t>schema</w:t>
            </w:r>
            <w:proofErr w:type="gramEnd"/>
            <w:r w:rsidRPr="00EA7180">
              <w:rPr>
                <w:rFonts w:eastAsia="Times New Roman"/>
                <w:color w:val="000000"/>
                <w:sz w:val="18"/>
                <w:szCs w:val="18"/>
                <w:lang w:eastAsia="fr-FR"/>
              </w:rPr>
              <w:t>_ins.admis</w:t>
            </w:r>
            <w:proofErr w:type="spellEnd"/>
          </w:p>
        </w:tc>
      </w:tr>
      <w:tr w:rsidR="00EA7180" w:rsidRPr="00EA7180" w14:paraId="5859DE06" w14:textId="77777777" w:rsidTr="00EA7180">
        <w:trPr>
          <w:trHeight w:val="360"/>
        </w:trPr>
        <w:tc>
          <w:tcPr>
            <w:tcW w:w="921" w:type="pct"/>
            <w:shd w:val="clear" w:color="auto" w:fill="auto"/>
            <w:hideMark/>
          </w:tcPr>
          <w:p w14:paraId="076DDB4F"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admission</w:t>
            </w:r>
            <w:proofErr w:type="gramEnd"/>
          </w:p>
        </w:tc>
        <w:tc>
          <w:tcPr>
            <w:tcW w:w="364" w:type="pct"/>
            <w:shd w:val="clear" w:color="auto" w:fill="auto"/>
            <w:hideMark/>
          </w:tcPr>
          <w:p w14:paraId="6F0D26A0"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INS</w:t>
            </w:r>
          </w:p>
        </w:tc>
        <w:tc>
          <w:tcPr>
            <w:tcW w:w="1528" w:type="pct"/>
            <w:shd w:val="clear" w:color="auto" w:fill="auto"/>
            <w:hideMark/>
          </w:tcPr>
          <w:p w14:paraId="668FBE82"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Les admissions incluent les autorisations à s'inscrire</w:t>
            </w:r>
          </w:p>
        </w:tc>
        <w:tc>
          <w:tcPr>
            <w:tcW w:w="1095" w:type="pct"/>
            <w:shd w:val="clear" w:color="auto" w:fill="auto"/>
            <w:hideMark/>
          </w:tcPr>
          <w:p w14:paraId="08ACBAAF"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w:t>
            </w:r>
            <w:proofErr w:type="spellStart"/>
            <w:proofErr w:type="gramStart"/>
            <w:r w:rsidRPr="00EA7180">
              <w:rPr>
                <w:rFonts w:eastAsia="Times New Roman"/>
                <w:color w:val="000000"/>
                <w:sz w:val="18"/>
                <w:szCs w:val="18"/>
                <w:lang w:eastAsia="fr-FR"/>
              </w:rPr>
              <w:t>code</w:t>
            </w:r>
            <w:proofErr w:type="gramEnd"/>
            <w:r w:rsidRPr="00EA7180">
              <w:rPr>
                <w:rFonts w:eastAsia="Times New Roman"/>
                <w:color w:val="000000"/>
                <w:sz w:val="18"/>
                <w:szCs w:val="18"/>
                <w:lang w:eastAsia="fr-FR"/>
              </w:rPr>
              <w:t>_etablissement</w:t>
            </w:r>
            <w:proofErr w:type="spellEnd"/>
            <w:r w:rsidRPr="00EA7180">
              <w:rPr>
                <w:rFonts w:eastAsia="Times New Roman"/>
                <w:color w:val="000000"/>
                <w:sz w:val="18"/>
                <w:szCs w:val="18"/>
                <w:lang w:eastAsia="fr-FR"/>
              </w:rPr>
              <w:t xml:space="preserve">, </w:t>
            </w:r>
            <w:proofErr w:type="spellStart"/>
            <w:r w:rsidRPr="00EA7180">
              <w:rPr>
                <w:rFonts w:eastAsia="Times New Roman"/>
                <w:color w:val="000000"/>
                <w:sz w:val="18"/>
                <w:szCs w:val="18"/>
                <w:lang w:eastAsia="fr-FR"/>
              </w:rPr>
              <w:t>code_periode</w:t>
            </w:r>
            <w:proofErr w:type="spellEnd"/>
            <w:r w:rsidRPr="00EA7180">
              <w:rPr>
                <w:rFonts w:eastAsia="Times New Roman"/>
                <w:color w:val="000000"/>
                <w:sz w:val="18"/>
                <w:szCs w:val="18"/>
                <w:lang w:eastAsia="fr-FR"/>
              </w:rPr>
              <w:t xml:space="preserve">, </w:t>
            </w:r>
            <w:proofErr w:type="spellStart"/>
            <w:r w:rsidRPr="00EA7180">
              <w:rPr>
                <w:rFonts w:eastAsia="Times New Roman"/>
                <w:color w:val="000000"/>
                <w:sz w:val="18"/>
                <w:szCs w:val="18"/>
                <w:lang w:eastAsia="fr-FR"/>
              </w:rPr>
              <w:t>code_objet_maquette</w:t>
            </w:r>
            <w:proofErr w:type="spellEnd"/>
            <w:r w:rsidRPr="00EA7180">
              <w:rPr>
                <w:rFonts w:eastAsia="Times New Roman"/>
                <w:color w:val="000000"/>
                <w:sz w:val="18"/>
                <w:szCs w:val="18"/>
                <w:lang w:eastAsia="fr-FR"/>
              </w:rPr>
              <w:t xml:space="preserve">, </w:t>
            </w:r>
            <w:proofErr w:type="spellStart"/>
            <w:r w:rsidRPr="00EA7180">
              <w:rPr>
                <w:rFonts w:eastAsia="Times New Roman"/>
                <w:color w:val="000000"/>
                <w:sz w:val="18"/>
                <w:szCs w:val="18"/>
                <w:lang w:eastAsia="fr-FR"/>
              </w:rPr>
              <w:t>code_admis</w:t>
            </w:r>
            <w:proofErr w:type="spellEnd"/>
            <w:r w:rsidRPr="00EA7180">
              <w:rPr>
                <w:rFonts w:eastAsia="Times New Roman"/>
                <w:color w:val="000000"/>
                <w:sz w:val="18"/>
                <w:szCs w:val="18"/>
                <w:lang w:eastAsia="fr-FR"/>
              </w:rPr>
              <w:t>)</w:t>
            </w:r>
            <w:r w:rsidRPr="00EA7180">
              <w:rPr>
                <w:rFonts w:eastAsia="Times New Roman"/>
                <w:color w:val="000000"/>
                <w:sz w:val="18"/>
                <w:szCs w:val="18"/>
                <w:lang w:eastAsia="fr-FR"/>
              </w:rPr>
              <w:br/>
              <w:t xml:space="preserve">avec </w:t>
            </w:r>
            <w:proofErr w:type="spellStart"/>
            <w:r w:rsidRPr="00EA7180">
              <w:rPr>
                <w:rFonts w:eastAsia="Times New Roman"/>
                <w:color w:val="000000"/>
                <w:sz w:val="18"/>
                <w:szCs w:val="18"/>
                <w:lang w:eastAsia="fr-FR"/>
              </w:rPr>
              <w:t>code_objet</w:t>
            </w:r>
            <w:proofErr w:type="spellEnd"/>
            <w:r w:rsidRPr="00EA7180">
              <w:rPr>
                <w:rFonts w:eastAsia="Times New Roman"/>
                <w:color w:val="000000"/>
                <w:sz w:val="18"/>
                <w:szCs w:val="18"/>
                <w:lang w:eastAsia="fr-FR"/>
              </w:rPr>
              <w:t xml:space="preserve">_ maquette est soit </w:t>
            </w:r>
            <w:proofErr w:type="spellStart"/>
            <w:r w:rsidRPr="00EA7180">
              <w:rPr>
                <w:rFonts w:eastAsia="Times New Roman"/>
                <w:color w:val="000000"/>
                <w:sz w:val="18"/>
                <w:szCs w:val="18"/>
                <w:lang w:eastAsia="fr-FR"/>
              </w:rPr>
              <w:t>code_formation</w:t>
            </w:r>
            <w:proofErr w:type="spellEnd"/>
            <w:r w:rsidRPr="00EA7180">
              <w:rPr>
                <w:rFonts w:eastAsia="Times New Roman"/>
                <w:color w:val="000000"/>
                <w:sz w:val="18"/>
                <w:szCs w:val="18"/>
                <w:lang w:eastAsia="fr-FR"/>
              </w:rPr>
              <w:t xml:space="preserve"> soit </w:t>
            </w:r>
            <w:proofErr w:type="spellStart"/>
            <w:r w:rsidRPr="00EA7180">
              <w:rPr>
                <w:rFonts w:eastAsia="Times New Roman"/>
                <w:color w:val="000000"/>
                <w:sz w:val="18"/>
                <w:szCs w:val="18"/>
                <w:lang w:eastAsia="fr-FR"/>
              </w:rPr>
              <w:t>code_objet_formation</w:t>
            </w:r>
            <w:proofErr w:type="spellEnd"/>
            <w:r w:rsidRPr="00EA7180">
              <w:rPr>
                <w:rFonts w:eastAsia="Times New Roman"/>
                <w:color w:val="000000"/>
                <w:sz w:val="18"/>
                <w:szCs w:val="18"/>
                <w:lang w:eastAsia="fr-FR"/>
              </w:rPr>
              <w:t xml:space="preserve"> selon la nature de l'objet sur lequel porte l'inscription</w:t>
            </w:r>
          </w:p>
        </w:tc>
        <w:tc>
          <w:tcPr>
            <w:tcW w:w="1092" w:type="pct"/>
            <w:shd w:val="clear" w:color="auto" w:fill="auto"/>
            <w:hideMark/>
          </w:tcPr>
          <w:p w14:paraId="658271EF"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spellStart"/>
            <w:proofErr w:type="gramStart"/>
            <w:r w:rsidRPr="00EA7180">
              <w:rPr>
                <w:rFonts w:eastAsia="Times New Roman"/>
                <w:color w:val="000000"/>
                <w:sz w:val="18"/>
                <w:szCs w:val="18"/>
                <w:lang w:eastAsia="fr-FR"/>
              </w:rPr>
              <w:t>schema</w:t>
            </w:r>
            <w:proofErr w:type="gramEnd"/>
            <w:r w:rsidRPr="00EA7180">
              <w:rPr>
                <w:rFonts w:eastAsia="Times New Roman"/>
                <w:color w:val="000000"/>
                <w:sz w:val="18"/>
                <w:szCs w:val="18"/>
                <w:lang w:eastAsia="fr-FR"/>
              </w:rPr>
              <w:t>_ins.admission</w:t>
            </w:r>
            <w:proofErr w:type="spellEnd"/>
          </w:p>
        </w:tc>
      </w:tr>
      <w:tr w:rsidR="00EA7180" w:rsidRPr="00EA7180" w14:paraId="4C60E62B" w14:textId="77777777" w:rsidTr="00EA7180">
        <w:trPr>
          <w:trHeight w:val="360"/>
        </w:trPr>
        <w:tc>
          <w:tcPr>
            <w:tcW w:w="921" w:type="pct"/>
            <w:shd w:val="clear" w:color="auto" w:fill="auto"/>
            <w:hideMark/>
          </w:tcPr>
          <w:p w14:paraId="0AA78438"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adresse</w:t>
            </w:r>
            <w:proofErr w:type="gramEnd"/>
          </w:p>
        </w:tc>
        <w:tc>
          <w:tcPr>
            <w:tcW w:w="364" w:type="pct"/>
            <w:shd w:val="clear" w:color="auto" w:fill="auto"/>
            <w:hideMark/>
          </w:tcPr>
          <w:p w14:paraId="192909BD"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REF</w:t>
            </w:r>
          </w:p>
        </w:tc>
        <w:tc>
          <w:tcPr>
            <w:tcW w:w="1528" w:type="pct"/>
            <w:shd w:val="clear" w:color="auto" w:fill="auto"/>
            <w:hideMark/>
          </w:tcPr>
          <w:p w14:paraId="56676369"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Adresse associée à une ou plusieurs structures</w:t>
            </w:r>
          </w:p>
        </w:tc>
        <w:tc>
          <w:tcPr>
            <w:tcW w:w="1095" w:type="pct"/>
            <w:shd w:val="clear" w:color="auto" w:fill="auto"/>
            <w:hideMark/>
          </w:tcPr>
          <w:p w14:paraId="77538CFA"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Pas de clé fonctionnelle</w:t>
            </w:r>
          </w:p>
        </w:tc>
        <w:tc>
          <w:tcPr>
            <w:tcW w:w="1092" w:type="pct"/>
            <w:shd w:val="clear" w:color="auto" w:fill="auto"/>
            <w:hideMark/>
          </w:tcPr>
          <w:p w14:paraId="5B544ED3"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spellStart"/>
            <w:proofErr w:type="gramStart"/>
            <w:r w:rsidRPr="00EA7180">
              <w:rPr>
                <w:rFonts w:eastAsia="Times New Roman"/>
                <w:color w:val="000000"/>
                <w:sz w:val="18"/>
                <w:szCs w:val="18"/>
                <w:lang w:eastAsia="fr-FR"/>
              </w:rPr>
              <w:t>schema</w:t>
            </w:r>
            <w:proofErr w:type="gramEnd"/>
            <w:r w:rsidRPr="00EA7180">
              <w:rPr>
                <w:rFonts w:eastAsia="Times New Roman"/>
                <w:color w:val="000000"/>
                <w:sz w:val="18"/>
                <w:szCs w:val="18"/>
                <w:lang w:eastAsia="fr-FR"/>
              </w:rPr>
              <w:t>_ref.adresse</w:t>
            </w:r>
            <w:proofErr w:type="spellEnd"/>
            <w:r w:rsidRPr="00EA7180">
              <w:rPr>
                <w:rFonts w:eastAsia="Times New Roman"/>
                <w:color w:val="000000"/>
                <w:sz w:val="18"/>
                <w:szCs w:val="18"/>
                <w:lang w:eastAsia="fr-FR"/>
              </w:rPr>
              <w:t xml:space="preserve"> et </w:t>
            </w:r>
            <w:proofErr w:type="spellStart"/>
            <w:r w:rsidRPr="00EA7180">
              <w:rPr>
                <w:rFonts w:eastAsia="Times New Roman"/>
                <w:color w:val="000000"/>
                <w:sz w:val="18"/>
                <w:szCs w:val="18"/>
                <w:lang w:eastAsia="fr-FR"/>
              </w:rPr>
              <w:t>schema_ref.structure_adresse_asso</w:t>
            </w:r>
            <w:proofErr w:type="spellEnd"/>
          </w:p>
        </w:tc>
      </w:tr>
      <w:tr w:rsidR="00EA7180" w:rsidRPr="00EA7180" w14:paraId="09D0FED7" w14:textId="77777777" w:rsidTr="00EA7180">
        <w:trPr>
          <w:trHeight w:val="360"/>
        </w:trPr>
        <w:tc>
          <w:tcPr>
            <w:tcW w:w="921" w:type="pct"/>
            <w:shd w:val="clear" w:color="auto" w:fill="auto"/>
            <w:hideMark/>
          </w:tcPr>
          <w:p w14:paraId="3C6AE094"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affectation</w:t>
            </w:r>
            <w:proofErr w:type="gramEnd"/>
          </w:p>
        </w:tc>
        <w:tc>
          <w:tcPr>
            <w:tcW w:w="364" w:type="pct"/>
            <w:shd w:val="clear" w:color="auto" w:fill="auto"/>
            <w:hideMark/>
          </w:tcPr>
          <w:p w14:paraId="2170B423"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CHC</w:t>
            </w:r>
          </w:p>
        </w:tc>
        <w:tc>
          <w:tcPr>
            <w:tcW w:w="1528" w:type="pct"/>
            <w:shd w:val="clear" w:color="auto" w:fill="auto"/>
            <w:hideMark/>
          </w:tcPr>
          <w:p w14:paraId="7BBB6E2A"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 xml:space="preserve">L'affectation aux objets maquette permet d'effectuer les choix de cursus pour chacun des apprenants sur une période de mise en </w:t>
            </w:r>
            <w:proofErr w:type="spellStart"/>
            <w:r w:rsidRPr="00EA7180">
              <w:rPr>
                <w:rFonts w:eastAsia="Times New Roman"/>
                <w:color w:val="000000"/>
                <w:sz w:val="18"/>
                <w:szCs w:val="18"/>
                <w:lang w:eastAsia="fr-FR"/>
              </w:rPr>
              <w:t>oeuvre</w:t>
            </w:r>
            <w:proofErr w:type="spellEnd"/>
            <w:r w:rsidRPr="00EA7180">
              <w:rPr>
                <w:rFonts w:eastAsia="Times New Roman"/>
                <w:color w:val="000000"/>
                <w:sz w:val="18"/>
                <w:szCs w:val="18"/>
                <w:lang w:eastAsia="fr-FR"/>
              </w:rPr>
              <w:t xml:space="preserve">. </w:t>
            </w:r>
            <w:r w:rsidRPr="00EA7180">
              <w:rPr>
                <w:rFonts w:eastAsia="Times New Roman"/>
                <w:color w:val="000000"/>
                <w:sz w:val="18"/>
                <w:szCs w:val="18"/>
                <w:lang w:eastAsia="fr-FR"/>
              </w:rPr>
              <w:br/>
              <w:t xml:space="preserve">L'affectation respecte le chemin pédagogique à partir de l'objet qui porte l'inscription. Elle porte donc sur un chemin pédagogique et pas l'objet de formation </w:t>
            </w:r>
            <w:proofErr w:type="spellStart"/>
            <w:r w:rsidRPr="00EA7180">
              <w:rPr>
                <w:rFonts w:eastAsia="Times New Roman"/>
                <w:color w:val="000000"/>
                <w:sz w:val="18"/>
                <w:szCs w:val="18"/>
                <w:lang w:eastAsia="fr-FR"/>
              </w:rPr>
              <w:t>lui même</w:t>
            </w:r>
            <w:proofErr w:type="spellEnd"/>
            <w:r w:rsidRPr="00EA7180">
              <w:rPr>
                <w:rFonts w:eastAsia="Times New Roman"/>
                <w:color w:val="000000"/>
                <w:sz w:val="18"/>
                <w:szCs w:val="18"/>
                <w:lang w:eastAsia="fr-FR"/>
              </w:rPr>
              <w:t>). Cette affectation peut concerner tout type d'objet de formation y compris les groupes.</w:t>
            </w:r>
            <w:r w:rsidRPr="00EA7180">
              <w:rPr>
                <w:rFonts w:eastAsia="Times New Roman"/>
                <w:color w:val="000000"/>
                <w:sz w:val="18"/>
                <w:szCs w:val="18"/>
                <w:lang w:eastAsia="fr-FR"/>
              </w:rPr>
              <w:br/>
              <w:t>L'affectation se fait pour une inscription au statut validé.</w:t>
            </w:r>
          </w:p>
        </w:tc>
        <w:tc>
          <w:tcPr>
            <w:tcW w:w="1095" w:type="pct"/>
            <w:shd w:val="clear" w:color="auto" w:fill="auto"/>
            <w:hideMark/>
          </w:tcPr>
          <w:p w14:paraId="11F93330"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w:t>
            </w:r>
            <w:proofErr w:type="spellStart"/>
            <w:proofErr w:type="gramStart"/>
            <w:r w:rsidRPr="00EA7180">
              <w:rPr>
                <w:rFonts w:eastAsia="Times New Roman"/>
                <w:color w:val="000000"/>
                <w:sz w:val="18"/>
                <w:szCs w:val="18"/>
                <w:lang w:eastAsia="fr-FR"/>
              </w:rPr>
              <w:t>code</w:t>
            </w:r>
            <w:proofErr w:type="gramEnd"/>
            <w:r w:rsidRPr="00EA7180">
              <w:rPr>
                <w:rFonts w:eastAsia="Times New Roman"/>
                <w:color w:val="000000"/>
                <w:sz w:val="18"/>
                <w:szCs w:val="18"/>
                <w:lang w:eastAsia="fr-FR"/>
              </w:rPr>
              <w:t>_etablissement</w:t>
            </w:r>
            <w:proofErr w:type="spellEnd"/>
            <w:r w:rsidRPr="00EA7180">
              <w:rPr>
                <w:rFonts w:eastAsia="Times New Roman"/>
                <w:color w:val="000000"/>
                <w:sz w:val="18"/>
                <w:szCs w:val="18"/>
                <w:lang w:eastAsia="fr-FR"/>
              </w:rPr>
              <w:t xml:space="preserve">, </w:t>
            </w:r>
            <w:proofErr w:type="spellStart"/>
            <w:r w:rsidRPr="00EA7180">
              <w:rPr>
                <w:rFonts w:eastAsia="Times New Roman"/>
                <w:color w:val="000000"/>
                <w:sz w:val="18"/>
                <w:szCs w:val="18"/>
                <w:lang w:eastAsia="fr-FR"/>
              </w:rPr>
              <w:t>code_periode</w:t>
            </w:r>
            <w:proofErr w:type="spellEnd"/>
            <w:r w:rsidRPr="00EA7180">
              <w:rPr>
                <w:rFonts w:eastAsia="Times New Roman"/>
                <w:color w:val="000000"/>
                <w:sz w:val="18"/>
                <w:szCs w:val="18"/>
                <w:lang w:eastAsia="fr-FR"/>
              </w:rPr>
              <w:t xml:space="preserve">, </w:t>
            </w:r>
            <w:proofErr w:type="spellStart"/>
            <w:r w:rsidRPr="00EA7180">
              <w:rPr>
                <w:rFonts w:eastAsia="Times New Roman"/>
                <w:color w:val="000000"/>
                <w:sz w:val="18"/>
                <w:szCs w:val="18"/>
                <w:lang w:eastAsia="fr-FR"/>
              </w:rPr>
              <w:t>code_apprenant</w:t>
            </w:r>
            <w:proofErr w:type="spellEnd"/>
            <w:r w:rsidRPr="00EA7180">
              <w:rPr>
                <w:rFonts w:eastAsia="Times New Roman"/>
                <w:color w:val="000000"/>
                <w:sz w:val="18"/>
                <w:szCs w:val="18"/>
                <w:lang w:eastAsia="fr-FR"/>
              </w:rPr>
              <w:t xml:space="preserve">, </w:t>
            </w:r>
            <w:proofErr w:type="spellStart"/>
            <w:r w:rsidRPr="00EA7180">
              <w:rPr>
                <w:rFonts w:eastAsia="Times New Roman"/>
                <w:color w:val="000000"/>
                <w:sz w:val="18"/>
                <w:szCs w:val="18"/>
                <w:lang w:eastAsia="fr-FR"/>
              </w:rPr>
              <w:t>chemin_inscription</w:t>
            </w:r>
            <w:proofErr w:type="spellEnd"/>
            <w:r w:rsidRPr="00EA7180">
              <w:rPr>
                <w:rFonts w:eastAsia="Times New Roman"/>
                <w:color w:val="000000"/>
                <w:sz w:val="18"/>
                <w:szCs w:val="18"/>
                <w:lang w:eastAsia="fr-FR"/>
              </w:rPr>
              <w:t xml:space="preserve">, </w:t>
            </w:r>
            <w:proofErr w:type="spellStart"/>
            <w:r w:rsidRPr="00EA7180">
              <w:rPr>
                <w:rFonts w:eastAsia="Times New Roman"/>
                <w:color w:val="000000"/>
                <w:sz w:val="18"/>
                <w:szCs w:val="18"/>
                <w:lang w:eastAsia="fr-FR"/>
              </w:rPr>
              <w:t>chemin_affectation</w:t>
            </w:r>
            <w:proofErr w:type="spellEnd"/>
            <w:r w:rsidRPr="00EA7180">
              <w:rPr>
                <w:rFonts w:eastAsia="Times New Roman"/>
                <w:color w:val="000000"/>
                <w:sz w:val="18"/>
                <w:szCs w:val="18"/>
                <w:lang w:eastAsia="fr-FR"/>
              </w:rPr>
              <w:t>)</w:t>
            </w:r>
            <w:r w:rsidRPr="00EA7180">
              <w:rPr>
                <w:rFonts w:eastAsia="Times New Roman"/>
                <w:color w:val="000000"/>
                <w:sz w:val="18"/>
                <w:szCs w:val="18"/>
                <w:lang w:eastAsia="fr-FR"/>
              </w:rPr>
              <w:br/>
              <w:t xml:space="preserve">avec </w:t>
            </w:r>
            <w:proofErr w:type="spellStart"/>
            <w:r w:rsidRPr="00EA7180">
              <w:rPr>
                <w:rFonts w:eastAsia="Times New Roman"/>
                <w:color w:val="000000"/>
                <w:sz w:val="18"/>
                <w:szCs w:val="18"/>
                <w:lang w:eastAsia="fr-FR"/>
              </w:rPr>
              <w:t>chemin_inscription</w:t>
            </w:r>
            <w:proofErr w:type="spellEnd"/>
            <w:r w:rsidRPr="00EA7180">
              <w:rPr>
                <w:rFonts w:eastAsia="Times New Roman"/>
                <w:color w:val="000000"/>
                <w:sz w:val="18"/>
                <w:szCs w:val="18"/>
                <w:lang w:eastAsia="fr-FR"/>
              </w:rPr>
              <w:t xml:space="preserve"> correspondant au chemin sur lequel est effectuée l'inscription administrative et </w:t>
            </w:r>
            <w:proofErr w:type="spellStart"/>
            <w:r w:rsidRPr="00EA7180">
              <w:rPr>
                <w:rFonts w:eastAsia="Times New Roman"/>
                <w:color w:val="000000"/>
                <w:sz w:val="18"/>
                <w:szCs w:val="18"/>
                <w:lang w:eastAsia="fr-FR"/>
              </w:rPr>
              <w:t>chemin_affectation</w:t>
            </w:r>
            <w:proofErr w:type="spellEnd"/>
            <w:r w:rsidRPr="00EA7180">
              <w:rPr>
                <w:rFonts w:eastAsia="Times New Roman"/>
                <w:color w:val="000000"/>
                <w:sz w:val="18"/>
                <w:szCs w:val="18"/>
                <w:lang w:eastAsia="fr-FR"/>
              </w:rPr>
              <w:t xml:space="preserve"> au chemin vers l'objet sur lequel porte l'affectation.</w:t>
            </w:r>
          </w:p>
        </w:tc>
        <w:tc>
          <w:tcPr>
            <w:tcW w:w="1092" w:type="pct"/>
            <w:shd w:val="clear" w:color="auto" w:fill="auto"/>
            <w:hideMark/>
          </w:tcPr>
          <w:p w14:paraId="202D6D90"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spellStart"/>
            <w:proofErr w:type="gramStart"/>
            <w:r w:rsidRPr="00EA7180">
              <w:rPr>
                <w:rFonts w:eastAsia="Times New Roman"/>
                <w:color w:val="000000"/>
                <w:sz w:val="18"/>
                <w:szCs w:val="18"/>
                <w:lang w:eastAsia="fr-FR"/>
              </w:rPr>
              <w:t>schema</w:t>
            </w:r>
            <w:proofErr w:type="gramEnd"/>
            <w:r w:rsidRPr="00EA7180">
              <w:rPr>
                <w:rFonts w:eastAsia="Times New Roman"/>
                <w:color w:val="000000"/>
                <w:sz w:val="18"/>
                <w:szCs w:val="18"/>
                <w:lang w:eastAsia="fr-FR"/>
              </w:rPr>
              <w:t>_chc.choix_pedagogique</w:t>
            </w:r>
            <w:proofErr w:type="spellEnd"/>
          </w:p>
        </w:tc>
      </w:tr>
      <w:tr w:rsidR="00EA7180" w:rsidRPr="00EA7180" w14:paraId="6759A239" w14:textId="77777777" w:rsidTr="00EA7180">
        <w:trPr>
          <w:trHeight w:val="360"/>
        </w:trPr>
        <w:tc>
          <w:tcPr>
            <w:tcW w:w="921" w:type="pct"/>
            <w:shd w:val="clear" w:color="auto" w:fill="auto"/>
            <w:hideMark/>
          </w:tcPr>
          <w:p w14:paraId="31CD2332"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spellStart"/>
            <w:proofErr w:type="gramStart"/>
            <w:r w:rsidRPr="00EA7180">
              <w:rPr>
                <w:rFonts w:eastAsia="Times New Roman"/>
                <w:color w:val="000000"/>
                <w:sz w:val="18"/>
                <w:szCs w:val="18"/>
                <w:lang w:eastAsia="fr-FR"/>
              </w:rPr>
              <w:t>affectation</w:t>
            </w:r>
            <w:proofErr w:type="gramEnd"/>
            <w:r w:rsidRPr="00EA7180">
              <w:rPr>
                <w:rFonts w:eastAsia="Times New Roman"/>
                <w:color w:val="000000"/>
                <w:sz w:val="18"/>
                <w:szCs w:val="18"/>
                <w:lang w:eastAsia="fr-FR"/>
              </w:rPr>
              <w:t>_groupe</w:t>
            </w:r>
            <w:proofErr w:type="spellEnd"/>
          </w:p>
        </w:tc>
        <w:tc>
          <w:tcPr>
            <w:tcW w:w="364" w:type="pct"/>
            <w:shd w:val="clear" w:color="auto" w:fill="auto"/>
            <w:hideMark/>
          </w:tcPr>
          <w:p w14:paraId="1FE710DB"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CHC</w:t>
            </w:r>
          </w:p>
        </w:tc>
        <w:tc>
          <w:tcPr>
            <w:tcW w:w="1528" w:type="pct"/>
            <w:shd w:val="clear" w:color="auto" w:fill="auto"/>
            <w:hideMark/>
          </w:tcPr>
          <w:p w14:paraId="7E7E7493"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 xml:space="preserve">Chaque apprenant ayant une affectation valide sur un objet maquette </w:t>
            </w:r>
            <w:proofErr w:type="gramStart"/>
            <w:r w:rsidRPr="00EA7180">
              <w:rPr>
                <w:rFonts w:eastAsia="Times New Roman"/>
                <w:color w:val="000000"/>
                <w:sz w:val="18"/>
                <w:szCs w:val="18"/>
                <w:lang w:eastAsia="fr-FR"/>
              </w:rPr>
              <w:t>peut être</w:t>
            </w:r>
            <w:proofErr w:type="gramEnd"/>
            <w:r w:rsidRPr="00EA7180">
              <w:rPr>
                <w:rFonts w:eastAsia="Times New Roman"/>
                <w:color w:val="000000"/>
                <w:sz w:val="18"/>
                <w:szCs w:val="18"/>
                <w:lang w:eastAsia="fr-FR"/>
              </w:rPr>
              <w:t xml:space="preserve"> affecté à un groupe.</w:t>
            </w:r>
          </w:p>
        </w:tc>
        <w:tc>
          <w:tcPr>
            <w:tcW w:w="1095" w:type="pct"/>
            <w:shd w:val="clear" w:color="auto" w:fill="auto"/>
            <w:hideMark/>
          </w:tcPr>
          <w:p w14:paraId="7001B202"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w:t>
            </w:r>
            <w:proofErr w:type="spellStart"/>
            <w:proofErr w:type="gramStart"/>
            <w:r w:rsidRPr="00EA7180">
              <w:rPr>
                <w:rFonts w:eastAsia="Times New Roman"/>
                <w:color w:val="000000"/>
                <w:sz w:val="18"/>
                <w:szCs w:val="18"/>
                <w:lang w:eastAsia="fr-FR"/>
              </w:rPr>
              <w:t>code</w:t>
            </w:r>
            <w:proofErr w:type="gramEnd"/>
            <w:r w:rsidRPr="00EA7180">
              <w:rPr>
                <w:rFonts w:eastAsia="Times New Roman"/>
                <w:color w:val="000000"/>
                <w:sz w:val="18"/>
                <w:szCs w:val="18"/>
                <w:lang w:eastAsia="fr-FR"/>
              </w:rPr>
              <w:t>_apprenant</w:t>
            </w:r>
            <w:proofErr w:type="spellEnd"/>
            <w:r w:rsidRPr="00EA7180">
              <w:rPr>
                <w:rFonts w:eastAsia="Times New Roman"/>
                <w:color w:val="000000"/>
                <w:sz w:val="18"/>
                <w:szCs w:val="18"/>
                <w:lang w:eastAsia="fr-FR"/>
              </w:rPr>
              <w:t xml:space="preserve">, </w:t>
            </w:r>
            <w:proofErr w:type="spellStart"/>
            <w:r w:rsidRPr="00EA7180">
              <w:rPr>
                <w:rFonts w:eastAsia="Times New Roman"/>
                <w:color w:val="000000"/>
                <w:sz w:val="18"/>
                <w:szCs w:val="18"/>
                <w:lang w:eastAsia="fr-FR"/>
              </w:rPr>
              <w:t>code_periode</w:t>
            </w:r>
            <w:proofErr w:type="spellEnd"/>
            <w:r w:rsidRPr="00EA7180">
              <w:rPr>
                <w:rFonts w:eastAsia="Times New Roman"/>
                <w:color w:val="000000"/>
                <w:sz w:val="18"/>
                <w:szCs w:val="18"/>
                <w:lang w:eastAsia="fr-FR"/>
              </w:rPr>
              <w:t xml:space="preserve">, </w:t>
            </w:r>
            <w:proofErr w:type="spellStart"/>
            <w:r w:rsidRPr="00EA7180">
              <w:rPr>
                <w:rFonts w:eastAsia="Times New Roman"/>
                <w:color w:val="000000"/>
                <w:sz w:val="18"/>
                <w:szCs w:val="18"/>
                <w:lang w:eastAsia="fr-FR"/>
              </w:rPr>
              <w:t>code_composition</w:t>
            </w:r>
            <w:proofErr w:type="spellEnd"/>
            <w:r w:rsidRPr="00EA7180">
              <w:rPr>
                <w:rFonts w:eastAsia="Times New Roman"/>
                <w:color w:val="000000"/>
                <w:sz w:val="18"/>
                <w:szCs w:val="18"/>
                <w:lang w:eastAsia="fr-FR"/>
              </w:rPr>
              <w:t xml:space="preserve">, </w:t>
            </w:r>
            <w:proofErr w:type="spellStart"/>
            <w:r w:rsidRPr="00EA7180">
              <w:rPr>
                <w:rFonts w:eastAsia="Times New Roman"/>
                <w:color w:val="000000"/>
                <w:sz w:val="18"/>
                <w:szCs w:val="18"/>
                <w:lang w:eastAsia="fr-FR"/>
              </w:rPr>
              <w:t>code_groupe</w:t>
            </w:r>
            <w:proofErr w:type="spellEnd"/>
            <w:r w:rsidRPr="00EA7180">
              <w:rPr>
                <w:rFonts w:eastAsia="Times New Roman"/>
                <w:color w:val="000000"/>
                <w:sz w:val="18"/>
                <w:szCs w:val="18"/>
                <w:lang w:eastAsia="fr-FR"/>
              </w:rPr>
              <w:t>)</w:t>
            </w:r>
          </w:p>
        </w:tc>
        <w:tc>
          <w:tcPr>
            <w:tcW w:w="1092" w:type="pct"/>
            <w:shd w:val="clear" w:color="auto" w:fill="auto"/>
            <w:hideMark/>
          </w:tcPr>
          <w:p w14:paraId="0C16F249"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spellStart"/>
            <w:proofErr w:type="gramStart"/>
            <w:r w:rsidRPr="00EA7180">
              <w:rPr>
                <w:rFonts w:eastAsia="Times New Roman"/>
                <w:color w:val="000000"/>
                <w:sz w:val="18"/>
                <w:szCs w:val="18"/>
                <w:lang w:eastAsia="fr-FR"/>
              </w:rPr>
              <w:t>schema</w:t>
            </w:r>
            <w:proofErr w:type="gramEnd"/>
            <w:r w:rsidRPr="00EA7180">
              <w:rPr>
                <w:rFonts w:eastAsia="Times New Roman"/>
                <w:color w:val="000000"/>
                <w:sz w:val="18"/>
                <w:szCs w:val="18"/>
                <w:lang w:eastAsia="fr-FR"/>
              </w:rPr>
              <w:t>_chc.apprenant_affecte_dans_groupe_asso</w:t>
            </w:r>
            <w:proofErr w:type="spellEnd"/>
          </w:p>
        </w:tc>
      </w:tr>
      <w:tr w:rsidR="00EA7180" w:rsidRPr="00EA7180" w14:paraId="7E437AD9" w14:textId="77777777" w:rsidTr="00EA7180">
        <w:trPr>
          <w:trHeight w:val="360"/>
        </w:trPr>
        <w:tc>
          <w:tcPr>
            <w:tcW w:w="921" w:type="pct"/>
            <w:shd w:val="clear" w:color="auto" w:fill="auto"/>
            <w:hideMark/>
          </w:tcPr>
          <w:p w14:paraId="74B15E63"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spellStart"/>
            <w:proofErr w:type="gramStart"/>
            <w:r w:rsidRPr="00EA7180">
              <w:rPr>
                <w:rFonts w:eastAsia="Times New Roman"/>
                <w:color w:val="000000"/>
                <w:sz w:val="18"/>
                <w:szCs w:val="18"/>
                <w:lang w:eastAsia="fr-FR"/>
              </w:rPr>
              <w:t>amenagement</w:t>
            </w:r>
            <w:proofErr w:type="spellEnd"/>
            <w:proofErr w:type="gramEnd"/>
          </w:p>
        </w:tc>
        <w:tc>
          <w:tcPr>
            <w:tcW w:w="364" w:type="pct"/>
            <w:shd w:val="clear" w:color="auto" w:fill="auto"/>
            <w:hideMark/>
          </w:tcPr>
          <w:p w14:paraId="4985D067"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CHC</w:t>
            </w:r>
          </w:p>
        </w:tc>
        <w:tc>
          <w:tcPr>
            <w:tcW w:w="1528" w:type="pct"/>
            <w:shd w:val="clear" w:color="auto" w:fill="auto"/>
            <w:hideMark/>
          </w:tcPr>
          <w:p w14:paraId="2D98DA62"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 xml:space="preserve">Un aménagement permet d'indiquer une adaptation spécifique du parcours de l'apprenant sur un </w:t>
            </w:r>
            <w:proofErr w:type="spellStart"/>
            <w:r w:rsidRPr="00EA7180">
              <w:rPr>
                <w:rFonts w:eastAsia="Times New Roman"/>
                <w:color w:val="000000"/>
                <w:sz w:val="18"/>
                <w:szCs w:val="18"/>
                <w:lang w:eastAsia="fr-FR"/>
              </w:rPr>
              <w:t>obet</w:t>
            </w:r>
            <w:proofErr w:type="spellEnd"/>
            <w:r w:rsidRPr="00EA7180">
              <w:rPr>
                <w:rFonts w:eastAsia="Times New Roman"/>
                <w:color w:val="000000"/>
                <w:sz w:val="18"/>
                <w:szCs w:val="18"/>
                <w:lang w:eastAsia="fr-FR"/>
              </w:rPr>
              <w:t xml:space="preserve"> maquette pour une période de mise en </w:t>
            </w:r>
            <w:proofErr w:type="spellStart"/>
            <w:r w:rsidRPr="00EA7180">
              <w:rPr>
                <w:rFonts w:eastAsia="Times New Roman"/>
                <w:color w:val="000000"/>
                <w:sz w:val="18"/>
                <w:szCs w:val="18"/>
                <w:lang w:eastAsia="fr-FR"/>
              </w:rPr>
              <w:t>oeuvre</w:t>
            </w:r>
            <w:proofErr w:type="spellEnd"/>
            <w:r w:rsidRPr="00EA7180">
              <w:rPr>
                <w:rFonts w:eastAsia="Times New Roman"/>
                <w:color w:val="000000"/>
                <w:sz w:val="18"/>
                <w:szCs w:val="18"/>
                <w:lang w:eastAsia="fr-FR"/>
              </w:rPr>
              <w:t xml:space="preserve"> donnée. Chaque aménagement a une prise en compte (paramétrée dans le référentiel), soit acquis, </w:t>
            </w:r>
            <w:proofErr w:type="gramStart"/>
            <w:r w:rsidRPr="00EA7180">
              <w:rPr>
                <w:rFonts w:eastAsia="Times New Roman"/>
                <w:color w:val="000000"/>
                <w:sz w:val="18"/>
                <w:szCs w:val="18"/>
                <w:lang w:eastAsia="fr-FR"/>
              </w:rPr>
              <w:t>soit aucun</w:t>
            </w:r>
            <w:proofErr w:type="gramEnd"/>
            <w:r w:rsidRPr="00EA7180">
              <w:rPr>
                <w:rFonts w:eastAsia="Times New Roman"/>
                <w:color w:val="000000"/>
                <w:sz w:val="18"/>
                <w:szCs w:val="18"/>
                <w:lang w:eastAsia="fr-FR"/>
              </w:rPr>
              <w:t>, soit affectation.</w:t>
            </w:r>
            <w:r w:rsidRPr="00EA7180">
              <w:rPr>
                <w:rFonts w:eastAsia="Times New Roman"/>
                <w:color w:val="000000"/>
                <w:sz w:val="18"/>
                <w:szCs w:val="18"/>
                <w:lang w:eastAsia="fr-FR"/>
              </w:rPr>
              <w:br/>
              <w:t xml:space="preserve">Il peut porter sur un acquis </w:t>
            </w:r>
            <w:r w:rsidRPr="00EA7180">
              <w:rPr>
                <w:rFonts w:eastAsia="Times New Roman"/>
                <w:color w:val="000000"/>
                <w:sz w:val="18"/>
                <w:szCs w:val="18"/>
                <w:lang w:eastAsia="fr-FR"/>
              </w:rPr>
              <w:lastRenderedPageBreak/>
              <w:t xml:space="preserve">capitalisé ou bien sur un choix </w:t>
            </w:r>
            <w:proofErr w:type="spellStart"/>
            <w:r w:rsidRPr="00EA7180">
              <w:rPr>
                <w:rFonts w:eastAsia="Times New Roman"/>
                <w:color w:val="000000"/>
                <w:sz w:val="18"/>
                <w:szCs w:val="18"/>
                <w:lang w:eastAsia="fr-FR"/>
              </w:rPr>
              <w:t>pedagogique</w:t>
            </w:r>
            <w:proofErr w:type="spellEnd"/>
            <w:r w:rsidRPr="00EA7180">
              <w:rPr>
                <w:rFonts w:eastAsia="Times New Roman"/>
                <w:color w:val="000000"/>
                <w:sz w:val="18"/>
                <w:szCs w:val="18"/>
                <w:lang w:eastAsia="fr-FR"/>
              </w:rPr>
              <w:t xml:space="preserve"> (ou exclusif).</w:t>
            </w:r>
          </w:p>
        </w:tc>
        <w:tc>
          <w:tcPr>
            <w:tcW w:w="1095" w:type="pct"/>
            <w:shd w:val="clear" w:color="auto" w:fill="auto"/>
            <w:hideMark/>
          </w:tcPr>
          <w:p w14:paraId="7EC3BCED"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lastRenderedPageBreak/>
              <w:t>(</w:t>
            </w:r>
            <w:proofErr w:type="spellStart"/>
            <w:proofErr w:type="gramStart"/>
            <w:r w:rsidRPr="00EA7180">
              <w:rPr>
                <w:rFonts w:eastAsia="Times New Roman"/>
                <w:color w:val="000000"/>
                <w:sz w:val="18"/>
                <w:szCs w:val="18"/>
                <w:lang w:eastAsia="fr-FR"/>
              </w:rPr>
              <w:t>code</w:t>
            </w:r>
            <w:proofErr w:type="gramEnd"/>
            <w:r w:rsidRPr="00EA7180">
              <w:rPr>
                <w:rFonts w:eastAsia="Times New Roman"/>
                <w:color w:val="000000"/>
                <w:sz w:val="18"/>
                <w:szCs w:val="18"/>
                <w:lang w:eastAsia="fr-FR"/>
              </w:rPr>
              <w:t>_type_amenagement</w:t>
            </w:r>
            <w:proofErr w:type="spellEnd"/>
            <w:r w:rsidRPr="00EA7180">
              <w:rPr>
                <w:rFonts w:eastAsia="Times New Roman"/>
                <w:color w:val="000000"/>
                <w:sz w:val="18"/>
                <w:szCs w:val="18"/>
                <w:lang w:eastAsia="fr-FR"/>
              </w:rPr>
              <w:t xml:space="preserve">, (clé </w:t>
            </w:r>
            <w:proofErr w:type="spellStart"/>
            <w:r w:rsidRPr="00EA7180">
              <w:rPr>
                <w:rFonts w:eastAsia="Times New Roman"/>
                <w:color w:val="000000"/>
                <w:sz w:val="18"/>
                <w:szCs w:val="18"/>
                <w:lang w:eastAsia="fr-FR"/>
              </w:rPr>
              <w:t>acquis_capitalise</w:t>
            </w:r>
            <w:proofErr w:type="spellEnd"/>
            <w:r w:rsidRPr="00EA7180">
              <w:rPr>
                <w:rFonts w:eastAsia="Times New Roman"/>
                <w:color w:val="000000"/>
                <w:sz w:val="18"/>
                <w:szCs w:val="18"/>
                <w:lang w:eastAsia="fr-FR"/>
              </w:rPr>
              <w:t xml:space="preserve">), (clé </w:t>
            </w:r>
            <w:proofErr w:type="spellStart"/>
            <w:r w:rsidRPr="00EA7180">
              <w:rPr>
                <w:rFonts w:eastAsia="Times New Roman"/>
                <w:color w:val="000000"/>
                <w:sz w:val="18"/>
                <w:szCs w:val="18"/>
                <w:lang w:eastAsia="fr-FR"/>
              </w:rPr>
              <w:t>choix_pedagogique</w:t>
            </w:r>
            <w:proofErr w:type="spellEnd"/>
            <w:r w:rsidRPr="00EA7180">
              <w:rPr>
                <w:rFonts w:eastAsia="Times New Roman"/>
                <w:color w:val="000000"/>
                <w:sz w:val="18"/>
                <w:szCs w:val="18"/>
                <w:lang w:eastAsia="fr-FR"/>
              </w:rPr>
              <w:t>))</w:t>
            </w:r>
          </w:p>
        </w:tc>
        <w:tc>
          <w:tcPr>
            <w:tcW w:w="1092" w:type="pct"/>
            <w:shd w:val="clear" w:color="auto" w:fill="auto"/>
            <w:hideMark/>
          </w:tcPr>
          <w:p w14:paraId="3633DA1E"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représenté</w:t>
            </w:r>
            <w:proofErr w:type="gramEnd"/>
            <w:r w:rsidRPr="00EA7180">
              <w:rPr>
                <w:rFonts w:eastAsia="Times New Roman"/>
                <w:color w:val="000000"/>
                <w:sz w:val="18"/>
                <w:szCs w:val="18"/>
                <w:lang w:eastAsia="fr-FR"/>
              </w:rPr>
              <w:t xml:space="preserve"> par deux tables </w:t>
            </w:r>
            <w:r w:rsidRPr="00EA7180">
              <w:rPr>
                <w:rFonts w:eastAsia="Times New Roman"/>
                <w:color w:val="000000"/>
                <w:sz w:val="18"/>
                <w:szCs w:val="18"/>
                <w:lang w:eastAsia="fr-FR"/>
              </w:rPr>
              <w:br/>
            </w:r>
            <w:proofErr w:type="spellStart"/>
            <w:r w:rsidRPr="00EA7180">
              <w:rPr>
                <w:rFonts w:eastAsia="Times New Roman"/>
                <w:color w:val="000000"/>
                <w:sz w:val="18"/>
                <w:szCs w:val="18"/>
                <w:lang w:eastAsia="fr-FR"/>
              </w:rPr>
              <w:t>schema_chc.amenagement_acquis_capitalise</w:t>
            </w:r>
            <w:proofErr w:type="spellEnd"/>
            <w:r w:rsidRPr="00EA7180">
              <w:rPr>
                <w:rFonts w:eastAsia="Times New Roman"/>
                <w:color w:val="000000"/>
                <w:sz w:val="18"/>
                <w:szCs w:val="18"/>
                <w:lang w:eastAsia="fr-FR"/>
              </w:rPr>
              <w:br/>
            </w:r>
            <w:proofErr w:type="spellStart"/>
            <w:r w:rsidRPr="00EA7180">
              <w:rPr>
                <w:rFonts w:eastAsia="Times New Roman"/>
                <w:color w:val="000000"/>
                <w:sz w:val="18"/>
                <w:szCs w:val="18"/>
                <w:lang w:eastAsia="fr-FR"/>
              </w:rPr>
              <w:t>schema_chc.amenagement_choix_pedagogique</w:t>
            </w:r>
            <w:proofErr w:type="spellEnd"/>
          </w:p>
        </w:tc>
      </w:tr>
      <w:tr w:rsidR="00EA7180" w:rsidRPr="00EA7180" w14:paraId="6787102C" w14:textId="77777777" w:rsidTr="00EA7180">
        <w:trPr>
          <w:trHeight w:val="360"/>
        </w:trPr>
        <w:tc>
          <w:tcPr>
            <w:tcW w:w="921" w:type="pct"/>
            <w:shd w:val="clear" w:color="auto" w:fill="auto"/>
            <w:hideMark/>
          </w:tcPr>
          <w:p w14:paraId="7DCCE1BF"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apprenant</w:t>
            </w:r>
            <w:proofErr w:type="gramEnd"/>
          </w:p>
        </w:tc>
        <w:tc>
          <w:tcPr>
            <w:tcW w:w="364" w:type="pct"/>
            <w:shd w:val="clear" w:color="auto" w:fill="auto"/>
            <w:hideMark/>
          </w:tcPr>
          <w:p w14:paraId="0C7CEE20"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INS</w:t>
            </w:r>
          </w:p>
        </w:tc>
        <w:tc>
          <w:tcPr>
            <w:tcW w:w="1528" w:type="pct"/>
            <w:shd w:val="clear" w:color="auto" w:fill="auto"/>
            <w:hideMark/>
          </w:tcPr>
          <w:p w14:paraId="2FC7F76D"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Tout étudiant en formation initiale (dont apprentis) ou stagiaire de la formation continue inscrit administrativement ou pédagogiquement sur une formation ou un objet de formation.</w:t>
            </w:r>
          </w:p>
        </w:tc>
        <w:tc>
          <w:tcPr>
            <w:tcW w:w="1095" w:type="pct"/>
            <w:shd w:val="clear" w:color="auto" w:fill="auto"/>
            <w:hideMark/>
          </w:tcPr>
          <w:p w14:paraId="1F3D0B65"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w:t>
            </w:r>
            <w:proofErr w:type="spellStart"/>
            <w:proofErr w:type="gramStart"/>
            <w:r w:rsidRPr="00EA7180">
              <w:rPr>
                <w:rFonts w:eastAsia="Times New Roman"/>
                <w:color w:val="000000"/>
                <w:sz w:val="18"/>
                <w:szCs w:val="18"/>
                <w:lang w:eastAsia="fr-FR"/>
              </w:rPr>
              <w:t>code</w:t>
            </w:r>
            <w:proofErr w:type="gramEnd"/>
            <w:r w:rsidRPr="00EA7180">
              <w:rPr>
                <w:rFonts w:eastAsia="Times New Roman"/>
                <w:color w:val="000000"/>
                <w:sz w:val="18"/>
                <w:szCs w:val="18"/>
                <w:lang w:eastAsia="fr-FR"/>
              </w:rPr>
              <w:t>_apprenant</w:t>
            </w:r>
            <w:proofErr w:type="spellEnd"/>
            <w:r w:rsidRPr="00EA7180">
              <w:rPr>
                <w:rFonts w:eastAsia="Times New Roman"/>
                <w:color w:val="000000"/>
                <w:sz w:val="18"/>
                <w:szCs w:val="18"/>
                <w:lang w:eastAsia="fr-FR"/>
              </w:rPr>
              <w:t>)</w:t>
            </w:r>
          </w:p>
        </w:tc>
        <w:tc>
          <w:tcPr>
            <w:tcW w:w="1092" w:type="pct"/>
            <w:shd w:val="clear" w:color="auto" w:fill="auto"/>
            <w:hideMark/>
          </w:tcPr>
          <w:p w14:paraId="03EAF35E"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spellStart"/>
            <w:proofErr w:type="gramStart"/>
            <w:r w:rsidRPr="00EA7180">
              <w:rPr>
                <w:rFonts w:eastAsia="Times New Roman"/>
                <w:color w:val="000000"/>
                <w:sz w:val="18"/>
                <w:szCs w:val="18"/>
                <w:lang w:eastAsia="fr-FR"/>
              </w:rPr>
              <w:t>schema</w:t>
            </w:r>
            <w:proofErr w:type="gramEnd"/>
            <w:r w:rsidRPr="00EA7180">
              <w:rPr>
                <w:rFonts w:eastAsia="Times New Roman"/>
                <w:color w:val="000000"/>
                <w:sz w:val="18"/>
                <w:szCs w:val="18"/>
                <w:lang w:eastAsia="fr-FR"/>
              </w:rPr>
              <w:t>_gestion.apprenant</w:t>
            </w:r>
            <w:proofErr w:type="spellEnd"/>
          </w:p>
        </w:tc>
      </w:tr>
      <w:tr w:rsidR="00EA7180" w:rsidRPr="00EA7180" w14:paraId="5D4596F8" w14:textId="77777777" w:rsidTr="00EA7180">
        <w:trPr>
          <w:trHeight w:val="360"/>
        </w:trPr>
        <w:tc>
          <w:tcPr>
            <w:tcW w:w="921" w:type="pct"/>
            <w:shd w:val="clear" w:color="auto" w:fill="auto"/>
            <w:hideMark/>
          </w:tcPr>
          <w:p w14:paraId="43845C93"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calendrier</w:t>
            </w:r>
            <w:proofErr w:type="gramEnd"/>
          </w:p>
        </w:tc>
        <w:tc>
          <w:tcPr>
            <w:tcW w:w="364" w:type="pct"/>
            <w:shd w:val="clear" w:color="auto" w:fill="auto"/>
            <w:hideMark/>
          </w:tcPr>
          <w:p w14:paraId="00E3AD83"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MOF</w:t>
            </w:r>
          </w:p>
        </w:tc>
        <w:tc>
          <w:tcPr>
            <w:tcW w:w="1528" w:type="pct"/>
            <w:shd w:val="clear" w:color="auto" w:fill="auto"/>
            <w:hideMark/>
          </w:tcPr>
          <w:p w14:paraId="3984351C"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Le calendrier définit la période pendant laquelle un apprenant peut réaliser son inscription en ligne. Le calendrier peut s'appliquer aux primo inscriptions, ou aux réinscriptions ou aux 2.</w:t>
            </w:r>
          </w:p>
        </w:tc>
        <w:tc>
          <w:tcPr>
            <w:tcW w:w="1095" w:type="pct"/>
            <w:shd w:val="clear" w:color="auto" w:fill="auto"/>
            <w:hideMark/>
          </w:tcPr>
          <w:p w14:paraId="357FA935"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w:t>
            </w:r>
            <w:proofErr w:type="spellStart"/>
            <w:proofErr w:type="gramStart"/>
            <w:r w:rsidRPr="00EA7180">
              <w:rPr>
                <w:rFonts w:eastAsia="Times New Roman"/>
                <w:color w:val="000000"/>
                <w:sz w:val="18"/>
                <w:szCs w:val="18"/>
                <w:lang w:eastAsia="fr-FR"/>
              </w:rPr>
              <w:t>code</w:t>
            </w:r>
            <w:proofErr w:type="gramEnd"/>
            <w:r w:rsidRPr="00EA7180">
              <w:rPr>
                <w:rFonts w:eastAsia="Times New Roman"/>
                <w:color w:val="000000"/>
                <w:sz w:val="18"/>
                <w:szCs w:val="18"/>
                <w:lang w:eastAsia="fr-FR"/>
              </w:rPr>
              <w:t>_etablissement</w:t>
            </w:r>
            <w:proofErr w:type="spellEnd"/>
            <w:r w:rsidRPr="00EA7180">
              <w:rPr>
                <w:rFonts w:eastAsia="Times New Roman"/>
                <w:color w:val="000000"/>
                <w:sz w:val="18"/>
                <w:szCs w:val="18"/>
                <w:lang w:eastAsia="fr-FR"/>
              </w:rPr>
              <w:t xml:space="preserve">, </w:t>
            </w:r>
            <w:proofErr w:type="spellStart"/>
            <w:r w:rsidRPr="00EA7180">
              <w:rPr>
                <w:rFonts w:eastAsia="Times New Roman"/>
                <w:color w:val="000000"/>
                <w:sz w:val="18"/>
                <w:szCs w:val="18"/>
                <w:lang w:eastAsia="fr-FR"/>
              </w:rPr>
              <w:t>code_calendrier</w:t>
            </w:r>
            <w:proofErr w:type="spellEnd"/>
            <w:r w:rsidRPr="00EA7180">
              <w:rPr>
                <w:rFonts w:eastAsia="Times New Roman"/>
                <w:color w:val="000000"/>
                <w:sz w:val="18"/>
                <w:szCs w:val="18"/>
                <w:lang w:eastAsia="fr-FR"/>
              </w:rPr>
              <w:t>)</w:t>
            </w:r>
          </w:p>
        </w:tc>
        <w:tc>
          <w:tcPr>
            <w:tcW w:w="1092" w:type="pct"/>
            <w:shd w:val="clear" w:color="auto" w:fill="auto"/>
            <w:hideMark/>
          </w:tcPr>
          <w:p w14:paraId="7D8B1F88"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spellStart"/>
            <w:proofErr w:type="gramStart"/>
            <w:r w:rsidRPr="00EA7180">
              <w:rPr>
                <w:rFonts w:eastAsia="Times New Roman"/>
                <w:color w:val="000000"/>
                <w:sz w:val="18"/>
                <w:szCs w:val="18"/>
                <w:lang w:eastAsia="fr-FR"/>
              </w:rPr>
              <w:t>schema</w:t>
            </w:r>
            <w:proofErr w:type="gramEnd"/>
            <w:r w:rsidRPr="00EA7180">
              <w:rPr>
                <w:rFonts w:eastAsia="Times New Roman"/>
                <w:color w:val="000000"/>
                <w:sz w:val="18"/>
                <w:szCs w:val="18"/>
                <w:lang w:eastAsia="fr-FR"/>
              </w:rPr>
              <w:t>_mof.calendrier</w:t>
            </w:r>
            <w:proofErr w:type="spellEnd"/>
          </w:p>
        </w:tc>
      </w:tr>
      <w:tr w:rsidR="00EA7180" w:rsidRPr="00EA7180" w14:paraId="39101F07" w14:textId="77777777" w:rsidTr="00EA7180">
        <w:trPr>
          <w:trHeight w:val="360"/>
        </w:trPr>
        <w:tc>
          <w:tcPr>
            <w:tcW w:w="921" w:type="pct"/>
            <w:shd w:val="clear" w:color="auto" w:fill="auto"/>
            <w:hideMark/>
          </w:tcPr>
          <w:p w14:paraId="51BD9DF5"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spellStart"/>
            <w:proofErr w:type="gramStart"/>
            <w:r w:rsidRPr="00EA7180">
              <w:rPr>
                <w:rFonts w:eastAsia="Times New Roman"/>
                <w:color w:val="000000"/>
                <w:sz w:val="18"/>
                <w:szCs w:val="18"/>
                <w:lang w:eastAsia="fr-FR"/>
              </w:rPr>
              <w:t>categorie</w:t>
            </w:r>
            <w:proofErr w:type="gramEnd"/>
            <w:r w:rsidRPr="00EA7180">
              <w:rPr>
                <w:rFonts w:eastAsia="Times New Roman"/>
                <w:color w:val="000000"/>
                <w:sz w:val="18"/>
                <w:szCs w:val="18"/>
                <w:lang w:eastAsia="fr-FR"/>
              </w:rPr>
              <w:t>_objet_formation</w:t>
            </w:r>
            <w:proofErr w:type="spellEnd"/>
          </w:p>
        </w:tc>
        <w:tc>
          <w:tcPr>
            <w:tcW w:w="364" w:type="pct"/>
            <w:shd w:val="clear" w:color="auto" w:fill="auto"/>
            <w:hideMark/>
          </w:tcPr>
          <w:p w14:paraId="23BCB7A3"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COF</w:t>
            </w:r>
          </w:p>
        </w:tc>
        <w:tc>
          <w:tcPr>
            <w:tcW w:w="1528" w:type="pct"/>
            <w:shd w:val="clear" w:color="auto" w:fill="auto"/>
            <w:hideMark/>
          </w:tcPr>
          <w:p w14:paraId="19DDA92E"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
        </w:tc>
        <w:tc>
          <w:tcPr>
            <w:tcW w:w="1095" w:type="pct"/>
            <w:shd w:val="clear" w:color="auto" w:fill="auto"/>
            <w:hideMark/>
          </w:tcPr>
          <w:p w14:paraId="69AEF28E"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w:t>
            </w:r>
            <w:proofErr w:type="spellStart"/>
            <w:proofErr w:type="gramStart"/>
            <w:r w:rsidRPr="00EA7180">
              <w:rPr>
                <w:rFonts w:eastAsia="Times New Roman"/>
                <w:color w:val="000000"/>
                <w:sz w:val="18"/>
                <w:szCs w:val="18"/>
                <w:lang w:eastAsia="fr-FR"/>
              </w:rPr>
              <w:t>code</w:t>
            </w:r>
            <w:proofErr w:type="gramEnd"/>
            <w:r w:rsidRPr="00EA7180">
              <w:rPr>
                <w:rFonts w:eastAsia="Times New Roman"/>
                <w:color w:val="000000"/>
                <w:sz w:val="18"/>
                <w:szCs w:val="18"/>
                <w:lang w:eastAsia="fr-FR"/>
              </w:rPr>
              <w:t>_etablissement</w:t>
            </w:r>
            <w:proofErr w:type="spellEnd"/>
            <w:r w:rsidRPr="00EA7180">
              <w:rPr>
                <w:rFonts w:eastAsia="Times New Roman"/>
                <w:color w:val="000000"/>
                <w:sz w:val="18"/>
                <w:szCs w:val="18"/>
                <w:lang w:eastAsia="fr-FR"/>
              </w:rPr>
              <w:t xml:space="preserve">, </w:t>
            </w:r>
            <w:proofErr w:type="spellStart"/>
            <w:r w:rsidRPr="00EA7180">
              <w:rPr>
                <w:rFonts w:eastAsia="Times New Roman"/>
                <w:color w:val="000000"/>
                <w:sz w:val="18"/>
                <w:szCs w:val="18"/>
                <w:lang w:eastAsia="fr-FR"/>
              </w:rPr>
              <w:t>code_categorie_objet_formation</w:t>
            </w:r>
            <w:proofErr w:type="spellEnd"/>
            <w:r w:rsidRPr="00EA7180">
              <w:rPr>
                <w:rFonts w:eastAsia="Times New Roman"/>
                <w:color w:val="000000"/>
                <w:sz w:val="18"/>
                <w:szCs w:val="18"/>
                <w:lang w:eastAsia="fr-FR"/>
              </w:rPr>
              <w:t>)</w:t>
            </w:r>
          </w:p>
        </w:tc>
        <w:tc>
          <w:tcPr>
            <w:tcW w:w="1092" w:type="pct"/>
            <w:shd w:val="clear" w:color="auto" w:fill="auto"/>
            <w:noWrap/>
            <w:hideMark/>
          </w:tcPr>
          <w:p w14:paraId="779C0F9E"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spellStart"/>
            <w:proofErr w:type="gramStart"/>
            <w:r w:rsidRPr="00EA7180">
              <w:rPr>
                <w:rFonts w:eastAsia="Times New Roman"/>
                <w:color w:val="000000"/>
                <w:sz w:val="18"/>
                <w:szCs w:val="18"/>
                <w:lang w:eastAsia="fr-FR"/>
              </w:rPr>
              <w:t>objet</w:t>
            </w:r>
            <w:proofErr w:type="gramEnd"/>
            <w:r w:rsidRPr="00EA7180">
              <w:rPr>
                <w:rFonts w:eastAsia="Times New Roman"/>
                <w:color w:val="000000"/>
                <w:sz w:val="18"/>
                <w:szCs w:val="18"/>
                <w:lang w:eastAsia="fr-FR"/>
              </w:rPr>
              <w:t>_formation_categorie</w:t>
            </w:r>
            <w:proofErr w:type="spellEnd"/>
          </w:p>
        </w:tc>
      </w:tr>
      <w:tr w:rsidR="00EA7180" w:rsidRPr="00EA7180" w14:paraId="057BC56E" w14:textId="77777777" w:rsidTr="00EA7180">
        <w:trPr>
          <w:trHeight w:val="360"/>
        </w:trPr>
        <w:tc>
          <w:tcPr>
            <w:tcW w:w="921" w:type="pct"/>
            <w:shd w:val="clear" w:color="auto" w:fill="auto"/>
            <w:hideMark/>
          </w:tcPr>
          <w:p w14:paraId="3A83287C"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spellStart"/>
            <w:proofErr w:type="gramStart"/>
            <w:r w:rsidRPr="00EA7180">
              <w:rPr>
                <w:rFonts w:eastAsia="Times New Roman"/>
                <w:color w:val="000000"/>
                <w:sz w:val="18"/>
                <w:szCs w:val="18"/>
                <w:lang w:eastAsia="fr-FR"/>
              </w:rPr>
              <w:t>chemin</w:t>
            </w:r>
            <w:proofErr w:type="gramEnd"/>
            <w:r w:rsidRPr="00EA7180">
              <w:rPr>
                <w:rFonts w:eastAsia="Times New Roman"/>
                <w:color w:val="000000"/>
                <w:sz w:val="18"/>
                <w:szCs w:val="18"/>
                <w:lang w:eastAsia="fr-FR"/>
              </w:rPr>
              <w:t>_pedagogique</w:t>
            </w:r>
            <w:proofErr w:type="spellEnd"/>
          </w:p>
        </w:tc>
        <w:tc>
          <w:tcPr>
            <w:tcW w:w="364" w:type="pct"/>
            <w:shd w:val="clear" w:color="auto" w:fill="auto"/>
            <w:hideMark/>
          </w:tcPr>
          <w:p w14:paraId="3B2E6E22"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COF</w:t>
            </w:r>
          </w:p>
        </w:tc>
        <w:tc>
          <w:tcPr>
            <w:tcW w:w="1528" w:type="pct"/>
            <w:shd w:val="clear" w:color="auto" w:fill="auto"/>
            <w:hideMark/>
          </w:tcPr>
          <w:p w14:paraId="7F43D814"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Enchainement des objets maquettes permettant d'atteindre un objet donné. Ce chemin se décrit de l'objet le plus haut de l'arborescence vers l'objet le plus bas.</w:t>
            </w:r>
          </w:p>
        </w:tc>
        <w:tc>
          <w:tcPr>
            <w:tcW w:w="1095" w:type="pct"/>
            <w:shd w:val="clear" w:color="auto" w:fill="auto"/>
            <w:hideMark/>
          </w:tcPr>
          <w:p w14:paraId="473590D5"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w:t>
            </w:r>
            <w:proofErr w:type="spellStart"/>
            <w:proofErr w:type="gramStart"/>
            <w:r w:rsidRPr="00EA7180">
              <w:rPr>
                <w:rFonts w:eastAsia="Times New Roman"/>
                <w:color w:val="000000"/>
                <w:sz w:val="18"/>
                <w:szCs w:val="18"/>
                <w:lang w:eastAsia="fr-FR"/>
              </w:rPr>
              <w:t>code</w:t>
            </w:r>
            <w:proofErr w:type="gramEnd"/>
            <w:r w:rsidRPr="00EA7180">
              <w:rPr>
                <w:rFonts w:eastAsia="Times New Roman"/>
                <w:color w:val="000000"/>
                <w:sz w:val="18"/>
                <w:szCs w:val="18"/>
                <w:lang w:eastAsia="fr-FR"/>
              </w:rPr>
              <w:t>_etablissement</w:t>
            </w:r>
            <w:proofErr w:type="spellEnd"/>
            <w:r w:rsidRPr="00EA7180">
              <w:rPr>
                <w:rFonts w:eastAsia="Times New Roman"/>
                <w:color w:val="000000"/>
                <w:sz w:val="18"/>
                <w:szCs w:val="18"/>
                <w:lang w:eastAsia="fr-FR"/>
              </w:rPr>
              <w:t>, version, chemin)</w:t>
            </w:r>
            <w:r w:rsidRPr="00EA7180">
              <w:rPr>
                <w:rFonts w:eastAsia="Times New Roman"/>
                <w:color w:val="000000"/>
                <w:sz w:val="18"/>
                <w:szCs w:val="18"/>
                <w:lang w:eastAsia="fr-FR"/>
              </w:rPr>
              <w:br/>
            </w:r>
            <w:proofErr w:type="spellStart"/>
            <w:r w:rsidRPr="00EA7180">
              <w:rPr>
                <w:rFonts w:eastAsia="Times New Roman"/>
                <w:color w:val="000000"/>
                <w:sz w:val="18"/>
                <w:szCs w:val="18"/>
                <w:lang w:eastAsia="fr-FR"/>
              </w:rPr>
              <w:t>code_etablissment</w:t>
            </w:r>
            <w:proofErr w:type="spellEnd"/>
            <w:r w:rsidRPr="00EA7180">
              <w:rPr>
                <w:rFonts w:eastAsia="Times New Roman"/>
                <w:color w:val="000000"/>
                <w:sz w:val="18"/>
                <w:szCs w:val="18"/>
                <w:lang w:eastAsia="fr-FR"/>
              </w:rPr>
              <w:t xml:space="preserve"> et version sont nécessaires pour garantir l'unicité.</w:t>
            </w:r>
            <w:r w:rsidRPr="00EA7180">
              <w:rPr>
                <w:rFonts w:eastAsia="Times New Roman"/>
                <w:color w:val="000000"/>
                <w:sz w:val="18"/>
                <w:szCs w:val="18"/>
                <w:lang w:eastAsia="fr-FR"/>
              </w:rPr>
              <w:br/>
              <w:t xml:space="preserve">chemin : Succession ordonnée des </w:t>
            </w:r>
            <w:proofErr w:type="spellStart"/>
            <w:r w:rsidRPr="00EA7180">
              <w:rPr>
                <w:rFonts w:eastAsia="Times New Roman"/>
                <w:color w:val="000000"/>
                <w:sz w:val="18"/>
                <w:szCs w:val="18"/>
                <w:lang w:eastAsia="fr-FR"/>
              </w:rPr>
              <w:t>code_objet_maquette</w:t>
            </w:r>
            <w:proofErr w:type="spellEnd"/>
            <w:r w:rsidRPr="00EA7180">
              <w:rPr>
                <w:rFonts w:eastAsia="Times New Roman"/>
                <w:color w:val="000000"/>
                <w:sz w:val="18"/>
                <w:szCs w:val="18"/>
                <w:lang w:eastAsia="fr-FR"/>
              </w:rPr>
              <w:t xml:space="preserve"> constituant le chemin séparés par des '&gt;'. Par exemple : "FORM-TOTO&gt;ANNEE-1&gt;UE-MATH"</w:t>
            </w:r>
          </w:p>
        </w:tc>
        <w:tc>
          <w:tcPr>
            <w:tcW w:w="1092" w:type="pct"/>
            <w:shd w:val="clear" w:color="auto" w:fill="auto"/>
            <w:hideMark/>
          </w:tcPr>
          <w:p w14:paraId="6D021F68"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spellStart"/>
            <w:proofErr w:type="gramStart"/>
            <w:r w:rsidRPr="00EA7180">
              <w:rPr>
                <w:rFonts w:eastAsia="Times New Roman"/>
                <w:color w:val="000000"/>
                <w:sz w:val="18"/>
                <w:szCs w:val="18"/>
                <w:lang w:eastAsia="fr-FR"/>
              </w:rPr>
              <w:t>schema</w:t>
            </w:r>
            <w:proofErr w:type="gramEnd"/>
            <w:r w:rsidRPr="00EA7180">
              <w:rPr>
                <w:rFonts w:eastAsia="Times New Roman"/>
                <w:color w:val="000000"/>
                <w:sz w:val="18"/>
                <w:szCs w:val="18"/>
                <w:lang w:eastAsia="fr-FR"/>
              </w:rPr>
              <w:t>_mof.maquette_chemin</w:t>
            </w:r>
            <w:proofErr w:type="spellEnd"/>
          </w:p>
        </w:tc>
      </w:tr>
      <w:tr w:rsidR="00EA7180" w:rsidRPr="00EA7180" w14:paraId="655208BF" w14:textId="77777777" w:rsidTr="00EA7180">
        <w:trPr>
          <w:trHeight w:val="360"/>
        </w:trPr>
        <w:tc>
          <w:tcPr>
            <w:tcW w:w="921" w:type="pct"/>
            <w:shd w:val="clear" w:color="auto" w:fill="auto"/>
            <w:hideMark/>
          </w:tcPr>
          <w:p w14:paraId="7851CF1F"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spellStart"/>
            <w:proofErr w:type="gramStart"/>
            <w:r w:rsidRPr="00EA7180">
              <w:rPr>
                <w:rFonts w:eastAsia="Times New Roman"/>
                <w:color w:val="000000"/>
                <w:sz w:val="18"/>
                <w:szCs w:val="18"/>
                <w:lang w:eastAsia="fr-FR"/>
              </w:rPr>
              <w:t>chemin</w:t>
            </w:r>
            <w:proofErr w:type="gramEnd"/>
            <w:r w:rsidRPr="00EA7180">
              <w:rPr>
                <w:rFonts w:eastAsia="Times New Roman"/>
                <w:color w:val="000000"/>
                <w:sz w:val="18"/>
                <w:szCs w:val="18"/>
                <w:lang w:eastAsia="fr-FR"/>
              </w:rPr>
              <w:t>_pedagogique_moe</w:t>
            </w:r>
            <w:proofErr w:type="spellEnd"/>
          </w:p>
        </w:tc>
        <w:tc>
          <w:tcPr>
            <w:tcW w:w="364" w:type="pct"/>
            <w:shd w:val="clear" w:color="auto" w:fill="auto"/>
            <w:hideMark/>
          </w:tcPr>
          <w:p w14:paraId="5A906788"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MOF</w:t>
            </w:r>
          </w:p>
        </w:tc>
        <w:tc>
          <w:tcPr>
            <w:tcW w:w="1528" w:type="pct"/>
            <w:shd w:val="clear" w:color="auto" w:fill="auto"/>
            <w:hideMark/>
          </w:tcPr>
          <w:p w14:paraId="70E0A558"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Correspond à l'instanciation pour une période d'un chemin pédagogique.</w:t>
            </w:r>
            <w:r w:rsidRPr="00EA7180">
              <w:rPr>
                <w:rFonts w:eastAsia="Times New Roman"/>
                <w:color w:val="000000"/>
                <w:sz w:val="18"/>
                <w:szCs w:val="18"/>
                <w:lang w:eastAsia="fr-FR"/>
              </w:rPr>
              <w:br/>
              <w:t>Dans les schémas autres que celui d'origine, cet objet est représenté par des tables nommées cible</w:t>
            </w:r>
          </w:p>
        </w:tc>
        <w:tc>
          <w:tcPr>
            <w:tcW w:w="1095" w:type="pct"/>
            <w:shd w:val="clear" w:color="auto" w:fill="auto"/>
            <w:hideMark/>
          </w:tcPr>
          <w:p w14:paraId="5ED0B036"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w:t>
            </w:r>
            <w:proofErr w:type="spellStart"/>
            <w:proofErr w:type="gramStart"/>
            <w:r w:rsidRPr="00EA7180">
              <w:rPr>
                <w:rFonts w:eastAsia="Times New Roman"/>
                <w:color w:val="000000"/>
                <w:sz w:val="18"/>
                <w:szCs w:val="18"/>
                <w:lang w:eastAsia="fr-FR"/>
              </w:rPr>
              <w:t>code</w:t>
            </w:r>
            <w:proofErr w:type="gramEnd"/>
            <w:r w:rsidRPr="00EA7180">
              <w:rPr>
                <w:rFonts w:eastAsia="Times New Roman"/>
                <w:color w:val="000000"/>
                <w:sz w:val="18"/>
                <w:szCs w:val="18"/>
                <w:lang w:eastAsia="fr-FR"/>
              </w:rPr>
              <w:t>_periode</w:t>
            </w:r>
            <w:proofErr w:type="spellEnd"/>
            <w:r w:rsidRPr="00EA7180">
              <w:rPr>
                <w:rFonts w:eastAsia="Times New Roman"/>
                <w:color w:val="000000"/>
                <w:sz w:val="18"/>
                <w:szCs w:val="18"/>
                <w:lang w:eastAsia="fr-FR"/>
              </w:rPr>
              <w:t xml:space="preserve">, </w:t>
            </w:r>
            <w:proofErr w:type="spellStart"/>
            <w:r w:rsidRPr="00EA7180">
              <w:rPr>
                <w:rFonts w:eastAsia="Times New Roman"/>
                <w:color w:val="000000"/>
                <w:sz w:val="18"/>
                <w:szCs w:val="18"/>
                <w:lang w:eastAsia="fr-FR"/>
              </w:rPr>
              <w:t>code_etablissement</w:t>
            </w:r>
            <w:proofErr w:type="spellEnd"/>
            <w:r w:rsidRPr="00EA7180">
              <w:rPr>
                <w:rFonts w:eastAsia="Times New Roman"/>
                <w:color w:val="000000"/>
                <w:sz w:val="18"/>
                <w:szCs w:val="18"/>
                <w:lang w:eastAsia="fr-FR"/>
              </w:rPr>
              <w:t>, chemin, version)</w:t>
            </w:r>
          </w:p>
        </w:tc>
        <w:tc>
          <w:tcPr>
            <w:tcW w:w="1092" w:type="pct"/>
            <w:shd w:val="clear" w:color="auto" w:fill="auto"/>
            <w:hideMark/>
          </w:tcPr>
          <w:p w14:paraId="0704FC5C"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spellStart"/>
            <w:proofErr w:type="gramStart"/>
            <w:r w:rsidRPr="00EA7180">
              <w:rPr>
                <w:rFonts w:eastAsia="Times New Roman"/>
                <w:color w:val="000000"/>
                <w:sz w:val="18"/>
                <w:szCs w:val="18"/>
                <w:lang w:eastAsia="fr-FR"/>
              </w:rPr>
              <w:t>schema</w:t>
            </w:r>
            <w:proofErr w:type="gramEnd"/>
            <w:r w:rsidRPr="00EA7180">
              <w:rPr>
                <w:rFonts w:eastAsia="Times New Roman"/>
                <w:color w:val="000000"/>
                <w:sz w:val="18"/>
                <w:szCs w:val="18"/>
                <w:lang w:eastAsia="fr-FR"/>
              </w:rPr>
              <w:t>_mof.objet_formation_chemin</w:t>
            </w:r>
            <w:proofErr w:type="spellEnd"/>
          </w:p>
        </w:tc>
      </w:tr>
      <w:tr w:rsidR="00EA7180" w:rsidRPr="00EA7180" w14:paraId="630CCB9A" w14:textId="77777777" w:rsidTr="00EA7180">
        <w:trPr>
          <w:trHeight w:val="360"/>
        </w:trPr>
        <w:tc>
          <w:tcPr>
            <w:tcW w:w="921" w:type="pct"/>
            <w:shd w:val="clear" w:color="auto" w:fill="auto"/>
            <w:hideMark/>
          </w:tcPr>
          <w:p w14:paraId="1726717D"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composition</w:t>
            </w:r>
            <w:proofErr w:type="gramEnd"/>
          </w:p>
        </w:tc>
        <w:tc>
          <w:tcPr>
            <w:tcW w:w="364" w:type="pct"/>
            <w:shd w:val="clear" w:color="auto" w:fill="auto"/>
            <w:hideMark/>
          </w:tcPr>
          <w:p w14:paraId="7EB477AF"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MOF</w:t>
            </w:r>
          </w:p>
        </w:tc>
        <w:tc>
          <w:tcPr>
            <w:tcW w:w="1528" w:type="pct"/>
            <w:shd w:val="clear" w:color="auto" w:fill="auto"/>
            <w:hideMark/>
          </w:tcPr>
          <w:p w14:paraId="6C606DBB"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Entité permettant de rassembler des groupes de même type afin d'en faciliter leur utilisation. Les groupes d'une même composition sont incompatibles entre eux.</w:t>
            </w:r>
            <w:r w:rsidRPr="00EA7180">
              <w:rPr>
                <w:rFonts w:eastAsia="Times New Roman"/>
                <w:color w:val="000000"/>
                <w:sz w:val="18"/>
                <w:szCs w:val="18"/>
                <w:lang w:eastAsia="fr-FR"/>
              </w:rPr>
              <w:br/>
              <w:t>Exemples : Composition SPORT = Groupes {Football, Basketball, Handball}</w:t>
            </w:r>
          </w:p>
        </w:tc>
        <w:tc>
          <w:tcPr>
            <w:tcW w:w="1095" w:type="pct"/>
            <w:shd w:val="clear" w:color="auto" w:fill="auto"/>
            <w:hideMark/>
          </w:tcPr>
          <w:p w14:paraId="1B93D231"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w:t>
            </w:r>
            <w:proofErr w:type="spellStart"/>
            <w:proofErr w:type="gramStart"/>
            <w:r w:rsidRPr="00EA7180">
              <w:rPr>
                <w:rFonts w:eastAsia="Times New Roman"/>
                <w:color w:val="000000"/>
                <w:sz w:val="18"/>
                <w:szCs w:val="18"/>
                <w:lang w:eastAsia="fr-FR"/>
              </w:rPr>
              <w:t>code</w:t>
            </w:r>
            <w:proofErr w:type="gramEnd"/>
            <w:r w:rsidRPr="00EA7180">
              <w:rPr>
                <w:rFonts w:eastAsia="Times New Roman"/>
                <w:color w:val="000000"/>
                <w:sz w:val="18"/>
                <w:szCs w:val="18"/>
                <w:lang w:eastAsia="fr-FR"/>
              </w:rPr>
              <w:t>_periode</w:t>
            </w:r>
            <w:proofErr w:type="spellEnd"/>
            <w:r w:rsidRPr="00EA7180">
              <w:rPr>
                <w:rFonts w:eastAsia="Times New Roman"/>
                <w:color w:val="000000"/>
                <w:sz w:val="18"/>
                <w:szCs w:val="18"/>
                <w:lang w:eastAsia="fr-FR"/>
              </w:rPr>
              <w:t xml:space="preserve">, </w:t>
            </w:r>
            <w:proofErr w:type="spellStart"/>
            <w:r w:rsidRPr="00EA7180">
              <w:rPr>
                <w:rFonts w:eastAsia="Times New Roman"/>
                <w:color w:val="000000"/>
                <w:sz w:val="18"/>
                <w:szCs w:val="18"/>
                <w:lang w:eastAsia="fr-FR"/>
              </w:rPr>
              <w:t>code_composition</w:t>
            </w:r>
            <w:proofErr w:type="spellEnd"/>
            <w:r w:rsidRPr="00EA7180">
              <w:rPr>
                <w:rFonts w:eastAsia="Times New Roman"/>
                <w:color w:val="000000"/>
                <w:sz w:val="18"/>
                <w:szCs w:val="18"/>
                <w:lang w:eastAsia="fr-FR"/>
              </w:rPr>
              <w:t>)</w:t>
            </w:r>
          </w:p>
        </w:tc>
        <w:tc>
          <w:tcPr>
            <w:tcW w:w="1092" w:type="pct"/>
            <w:shd w:val="clear" w:color="auto" w:fill="auto"/>
            <w:hideMark/>
          </w:tcPr>
          <w:p w14:paraId="10F35B93"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spellStart"/>
            <w:proofErr w:type="gramStart"/>
            <w:r w:rsidRPr="00EA7180">
              <w:rPr>
                <w:rFonts w:eastAsia="Times New Roman"/>
                <w:color w:val="000000"/>
                <w:sz w:val="18"/>
                <w:szCs w:val="18"/>
                <w:lang w:eastAsia="fr-FR"/>
              </w:rPr>
              <w:t>schema</w:t>
            </w:r>
            <w:proofErr w:type="gramEnd"/>
            <w:r w:rsidRPr="00EA7180">
              <w:rPr>
                <w:rFonts w:eastAsia="Times New Roman"/>
                <w:color w:val="000000"/>
                <w:sz w:val="18"/>
                <w:szCs w:val="18"/>
                <w:lang w:eastAsia="fr-FR"/>
              </w:rPr>
              <w:t>_mof.composition</w:t>
            </w:r>
            <w:proofErr w:type="spellEnd"/>
          </w:p>
        </w:tc>
      </w:tr>
      <w:tr w:rsidR="00EA7180" w:rsidRPr="00EA7180" w14:paraId="3F7B40DA" w14:textId="77777777" w:rsidTr="00EA7180">
        <w:trPr>
          <w:trHeight w:val="360"/>
        </w:trPr>
        <w:tc>
          <w:tcPr>
            <w:tcW w:w="921" w:type="pct"/>
            <w:shd w:val="clear" w:color="auto" w:fill="auto"/>
            <w:hideMark/>
          </w:tcPr>
          <w:p w14:paraId="7CEBAB6F"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spellStart"/>
            <w:proofErr w:type="gramStart"/>
            <w:r w:rsidRPr="00EA7180">
              <w:rPr>
                <w:rFonts w:eastAsia="Times New Roman"/>
                <w:color w:val="000000"/>
                <w:sz w:val="18"/>
                <w:szCs w:val="18"/>
                <w:lang w:eastAsia="fr-FR"/>
              </w:rPr>
              <w:t>compte</w:t>
            </w:r>
            <w:proofErr w:type="gramEnd"/>
            <w:r w:rsidRPr="00EA7180">
              <w:rPr>
                <w:rFonts w:eastAsia="Times New Roman"/>
                <w:color w:val="000000"/>
                <w:sz w:val="18"/>
                <w:szCs w:val="18"/>
                <w:lang w:eastAsia="fr-FR"/>
              </w:rPr>
              <w:t>_imputation</w:t>
            </w:r>
            <w:proofErr w:type="spellEnd"/>
          </w:p>
        </w:tc>
        <w:tc>
          <w:tcPr>
            <w:tcW w:w="364" w:type="pct"/>
            <w:shd w:val="clear" w:color="auto" w:fill="auto"/>
            <w:hideMark/>
          </w:tcPr>
          <w:p w14:paraId="7F7329A8"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PAI</w:t>
            </w:r>
          </w:p>
        </w:tc>
        <w:tc>
          <w:tcPr>
            <w:tcW w:w="1528" w:type="pct"/>
            <w:shd w:val="clear" w:color="auto" w:fill="auto"/>
            <w:hideMark/>
          </w:tcPr>
          <w:p w14:paraId="0011FFF5"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
        </w:tc>
        <w:tc>
          <w:tcPr>
            <w:tcW w:w="1095" w:type="pct"/>
            <w:shd w:val="clear" w:color="auto" w:fill="auto"/>
            <w:hideMark/>
          </w:tcPr>
          <w:p w14:paraId="15C47CD4"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w:t>
            </w:r>
            <w:proofErr w:type="spellStart"/>
            <w:proofErr w:type="gramStart"/>
            <w:r w:rsidRPr="00EA7180">
              <w:rPr>
                <w:rFonts w:eastAsia="Times New Roman"/>
                <w:color w:val="000000"/>
                <w:sz w:val="18"/>
                <w:szCs w:val="18"/>
                <w:lang w:eastAsia="fr-FR"/>
              </w:rPr>
              <w:t>numero</w:t>
            </w:r>
            <w:proofErr w:type="gramEnd"/>
            <w:r w:rsidRPr="00EA7180">
              <w:rPr>
                <w:rFonts w:eastAsia="Times New Roman"/>
                <w:color w:val="000000"/>
                <w:sz w:val="18"/>
                <w:szCs w:val="18"/>
                <w:lang w:eastAsia="fr-FR"/>
              </w:rPr>
              <w:t>_compte_imputation</w:t>
            </w:r>
            <w:proofErr w:type="spellEnd"/>
            <w:r w:rsidRPr="00EA7180">
              <w:rPr>
                <w:rFonts w:eastAsia="Times New Roman"/>
                <w:color w:val="000000"/>
                <w:sz w:val="18"/>
                <w:szCs w:val="18"/>
                <w:lang w:eastAsia="fr-FR"/>
              </w:rPr>
              <w:t>)</w:t>
            </w:r>
          </w:p>
        </w:tc>
        <w:tc>
          <w:tcPr>
            <w:tcW w:w="1092" w:type="pct"/>
            <w:shd w:val="clear" w:color="auto" w:fill="auto"/>
            <w:hideMark/>
          </w:tcPr>
          <w:p w14:paraId="2DF58850"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pas</w:t>
            </w:r>
            <w:proofErr w:type="gramEnd"/>
            <w:r w:rsidRPr="00EA7180">
              <w:rPr>
                <w:rFonts w:eastAsia="Times New Roman"/>
                <w:color w:val="000000"/>
                <w:sz w:val="18"/>
                <w:szCs w:val="18"/>
                <w:lang w:eastAsia="fr-FR"/>
              </w:rPr>
              <w:t xml:space="preserve"> de table spécifique, mais disponible via ses associations avec plusieurs tables de </w:t>
            </w:r>
            <w:proofErr w:type="spellStart"/>
            <w:r w:rsidRPr="00EA7180">
              <w:rPr>
                <w:rFonts w:eastAsia="Times New Roman"/>
                <w:color w:val="000000"/>
                <w:sz w:val="18"/>
                <w:szCs w:val="18"/>
                <w:lang w:eastAsia="fr-FR"/>
              </w:rPr>
              <w:t>schema_pai</w:t>
            </w:r>
            <w:proofErr w:type="spellEnd"/>
            <w:r w:rsidRPr="00EA7180">
              <w:rPr>
                <w:rFonts w:eastAsia="Times New Roman"/>
                <w:color w:val="000000"/>
                <w:sz w:val="18"/>
                <w:szCs w:val="18"/>
                <w:lang w:eastAsia="fr-FR"/>
              </w:rPr>
              <w:br/>
            </w:r>
            <w:proofErr w:type="spellStart"/>
            <w:r w:rsidRPr="00EA7180">
              <w:rPr>
                <w:rFonts w:eastAsia="Times New Roman"/>
                <w:color w:val="000000"/>
                <w:sz w:val="18"/>
                <w:szCs w:val="18"/>
                <w:lang w:eastAsia="fr-FR"/>
              </w:rPr>
              <w:t>modalite_de_paiement_compte</w:t>
            </w:r>
            <w:proofErr w:type="spellEnd"/>
            <w:r w:rsidRPr="00EA7180">
              <w:rPr>
                <w:rFonts w:eastAsia="Times New Roman"/>
                <w:color w:val="000000"/>
                <w:sz w:val="18"/>
                <w:szCs w:val="18"/>
                <w:lang w:eastAsia="fr-FR"/>
              </w:rPr>
              <w:br/>
            </w:r>
            <w:proofErr w:type="spellStart"/>
            <w:r w:rsidRPr="00EA7180">
              <w:rPr>
                <w:rFonts w:eastAsia="Times New Roman"/>
                <w:color w:val="000000"/>
                <w:sz w:val="18"/>
                <w:szCs w:val="18"/>
                <w:lang w:eastAsia="fr-FR"/>
              </w:rPr>
              <w:t>element_de_droit_compte</w:t>
            </w:r>
            <w:proofErr w:type="spellEnd"/>
          </w:p>
        </w:tc>
      </w:tr>
      <w:tr w:rsidR="00EA7180" w:rsidRPr="00EA7180" w14:paraId="4A39B7FC" w14:textId="77777777" w:rsidTr="00EA7180">
        <w:trPr>
          <w:trHeight w:val="360"/>
        </w:trPr>
        <w:tc>
          <w:tcPr>
            <w:tcW w:w="921" w:type="pct"/>
            <w:shd w:val="clear" w:color="auto" w:fill="auto"/>
            <w:hideMark/>
          </w:tcPr>
          <w:p w14:paraId="7673B239"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contact</w:t>
            </w:r>
            <w:proofErr w:type="gramEnd"/>
          </w:p>
        </w:tc>
        <w:tc>
          <w:tcPr>
            <w:tcW w:w="364" w:type="pct"/>
            <w:shd w:val="clear" w:color="auto" w:fill="auto"/>
            <w:hideMark/>
          </w:tcPr>
          <w:p w14:paraId="5EDF1375"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INS</w:t>
            </w:r>
          </w:p>
        </w:tc>
        <w:tc>
          <w:tcPr>
            <w:tcW w:w="1528" w:type="pct"/>
            <w:shd w:val="clear" w:color="auto" w:fill="auto"/>
            <w:hideMark/>
          </w:tcPr>
          <w:p w14:paraId="2EFA59C1"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 xml:space="preserve">Un contact est un ensemble de données qui permettent de communiquer avec l'apprenant. Un </w:t>
            </w:r>
            <w:r w:rsidRPr="00EA7180">
              <w:rPr>
                <w:rFonts w:eastAsia="Times New Roman"/>
                <w:color w:val="000000"/>
                <w:sz w:val="18"/>
                <w:szCs w:val="18"/>
                <w:lang w:eastAsia="fr-FR"/>
              </w:rPr>
              <w:lastRenderedPageBreak/>
              <w:t>contact est structuré selon une demande de contact préalablement paramétrée</w:t>
            </w:r>
          </w:p>
        </w:tc>
        <w:tc>
          <w:tcPr>
            <w:tcW w:w="1095" w:type="pct"/>
            <w:shd w:val="clear" w:color="auto" w:fill="auto"/>
            <w:hideMark/>
          </w:tcPr>
          <w:p w14:paraId="302E06BA"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lastRenderedPageBreak/>
              <w:t>(</w:t>
            </w:r>
            <w:proofErr w:type="spellStart"/>
            <w:proofErr w:type="gramStart"/>
            <w:r w:rsidRPr="00EA7180">
              <w:rPr>
                <w:rFonts w:eastAsia="Times New Roman"/>
                <w:color w:val="000000"/>
                <w:sz w:val="18"/>
                <w:szCs w:val="18"/>
                <w:lang w:eastAsia="fr-FR"/>
              </w:rPr>
              <w:t>code</w:t>
            </w:r>
            <w:proofErr w:type="gramEnd"/>
            <w:r w:rsidRPr="00EA7180">
              <w:rPr>
                <w:rFonts w:eastAsia="Times New Roman"/>
                <w:color w:val="000000"/>
                <w:sz w:val="18"/>
                <w:szCs w:val="18"/>
                <w:lang w:eastAsia="fr-FR"/>
              </w:rPr>
              <w:t>_apprenant</w:t>
            </w:r>
            <w:proofErr w:type="spellEnd"/>
            <w:r w:rsidRPr="00EA7180">
              <w:rPr>
                <w:rFonts w:eastAsia="Times New Roman"/>
                <w:color w:val="000000"/>
                <w:sz w:val="18"/>
                <w:szCs w:val="18"/>
                <w:lang w:eastAsia="fr-FR"/>
              </w:rPr>
              <w:t xml:space="preserve">, </w:t>
            </w:r>
            <w:proofErr w:type="spellStart"/>
            <w:r w:rsidRPr="00EA7180">
              <w:rPr>
                <w:rFonts w:eastAsia="Times New Roman"/>
                <w:color w:val="000000"/>
                <w:sz w:val="18"/>
                <w:szCs w:val="18"/>
                <w:lang w:eastAsia="fr-FR"/>
              </w:rPr>
              <w:t>id_demande</w:t>
            </w:r>
            <w:proofErr w:type="spellEnd"/>
            <w:r w:rsidRPr="00EA7180">
              <w:rPr>
                <w:rFonts w:eastAsia="Times New Roman"/>
                <w:color w:val="000000"/>
                <w:sz w:val="18"/>
                <w:szCs w:val="18"/>
                <w:lang w:eastAsia="fr-FR"/>
              </w:rPr>
              <w:t>)</w:t>
            </w:r>
          </w:p>
        </w:tc>
        <w:tc>
          <w:tcPr>
            <w:tcW w:w="1092" w:type="pct"/>
            <w:shd w:val="clear" w:color="auto" w:fill="auto"/>
            <w:hideMark/>
          </w:tcPr>
          <w:p w14:paraId="70C4D559"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spellStart"/>
            <w:proofErr w:type="gramStart"/>
            <w:r w:rsidRPr="00EA7180">
              <w:rPr>
                <w:rFonts w:eastAsia="Times New Roman"/>
                <w:color w:val="000000"/>
                <w:sz w:val="18"/>
                <w:szCs w:val="18"/>
                <w:lang w:eastAsia="fr-FR"/>
              </w:rPr>
              <w:t>schema</w:t>
            </w:r>
            <w:proofErr w:type="gramEnd"/>
            <w:r w:rsidRPr="00EA7180">
              <w:rPr>
                <w:rFonts w:eastAsia="Times New Roman"/>
                <w:color w:val="000000"/>
                <w:sz w:val="18"/>
                <w:szCs w:val="18"/>
                <w:lang w:eastAsia="fr-FR"/>
              </w:rPr>
              <w:t>_gestion.contact</w:t>
            </w:r>
            <w:proofErr w:type="spellEnd"/>
          </w:p>
        </w:tc>
      </w:tr>
      <w:tr w:rsidR="00EA7180" w:rsidRPr="00EA7180" w14:paraId="73D33E20" w14:textId="77777777" w:rsidTr="00EA7180">
        <w:trPr>
          <w:trHeight w:val="360"/>
        </w:trPr>
        <w:tc>
          <w:tcPr>
            <w:tcW w:w="921" w:type="pct"/>
            <w:shd w:val="clear" w:color="auto" w:fill="auto"/>
            <w:hideMark/>
          </w:tcPr>
          <w:p w14:paraId="235413BE"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cursus</w:t>
            </w:r>
            <w:proofErr w:type="gramEnd"/>
          </w:p>
        </w:tc>
        <w:tc>
          <w:tcPr>
            <w:tcW w:w="364" w:type="pct"/>
            <w:shd w:val="clear" w:color="auto" w:fill="auto"/>
            <w:hideMark/>
          </w:tcPr>
          <w:p w14:paraId="14AC2463"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CHC</w:t>
            </w:r>
          </w:p>
        </w:tc>
        <w:tc>
          <w:tcPr>
            <w:tcW w:w="1528" w:type="pct"/>
            <w:shd w:val="clear" w:color="auto" w:fill="auto"/>
            <w:hideMark/>
          </w:tcPr>
          <w:p w14:paraId="2AFCA10A"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Le cursus est une entité chapeau à laquelle sont attachées toutes les affectations pour une inscription administrative.</w:t>
            </w:r>
          </w:p>
        </w:tc>
        <w:tc>
          <w:tcPr>
            <w:tcW w:w="1095" w:type="pct"/>
            <w:shd w:val="clear" w:color="auto" w:fill="auto"/>
            <w:hideMark/>
          </w:tcPr>
          <w:p w14:paraId="368EA08A"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w:t>
            </w:r>
            <w:proofErr w:type="spellStart"/>
            <w:proofErr w:type="gramStart"/>
            <w:r w:rsidRPr="00EA7180">
              <w:rPr>
                <w:rFonts w:eastAsia="Times New Roman"/>
                <w:color w:val="000000"/>
                <w:sz w:val="18"/>
                <w:szCs w:val="18"/>
                <w:lang w:eastAsia="fr-FR"/>
              </w:rPr>
              <w:t>code</w:t>
            </w:r>
            <w:proofErr w:type="gramEnd"/>
            <w:r w:rsidRPr="00EA7180">
              <w:rPr>
                <w:rFonts w:eastAsia="Times New Roman"/>
                <w:color w:val="000000"/>
                <w:sz w:val="18"/>
                <w:szCs w:val="18"/>
                <w:lang w:eastAsia="fr-FR"/>
              </w:rPr>
              <w:t>_etablissement</w:t>
            </w:r>
            <w:proofErr w:type="spellEnd"/>
            <w:r w:rsidRPr="00EA7180">
              <w:rPr>
                <w:rFonts w:eastAsia="Times New Roman"/>
                <w:color w:val="000000"/>
                <w:sz w:val="18"/>
                <w:szCs w:val="18"/>
                <w:lang w:eastAsia="fr-FR"/>
              </w:rPr>
              <w:t xml:space="preserve">, </w:t>
            </w:r>
            <w:proofErr w:type="spellStart"/>
            <w:r w:rsidRPr="00EA7180">
              <w:rPr>
                <w:rFonts w:eastAsia="Times New Roman"/>
                <w:color w:val="000000"/>
                <w:sz w:val="18"/>
                <w:szCs w:val="18"/>
                <w:lang w:eastAsia="fr-FR"/>
              </w:rPr>
              <w:t>code_periode</w:t>
            </w:r>
            <w:proofErr w:type="spellEnd"/>
            <w:r w:rsidRPr="00EA7180">
              <w:rPr>
                <w:rFonts w:eastAsia="Times New Roman"/>
                <w:color w:val="000000"/>
                <w:sz w:val="18"/>
                <w:szCs w:val="18"/>
                <w:lang w:eastAsia="fr-FR"/>
              </w:rPr>
              <w:t xml:space="preserve">, </w:t>
            </w:r>
            <w:proofErr w:type="spellStart"/>
            <w:r w:rsidRPr="00EA7180">
              <w:rPr>
                <w:rFonts w:eastAsia="Times New Roman"/>
                <w:color w:val="000000"/>
                <w:sz w:val="18"/>
                <w:szCs w:val="18"/>
                <w:lang w:eastAsia="fr-FR"/>
              </w:rPr>
              <w:t>chemin_inscription</w:t>
            </w:r>
            <w:proofErr w:type="spellEnd"/>
            <w:r w:rsidRPr="00EA7180">
              <w:rPr>
                <w:rFonts w:eastAsia="Times New Roman"/>
                <w:color w:val="000000"/>
                <w:sz w:val="18"/>
                <w:szCs w:val="18"/>
                <w:lang w:eastAsia="fr-FR"/>
              </w:rPr>
              <w:t xml:space="preserve">, </w:t>
            </w:r>
            <w:proofErr w:type="spellStart"/>
            <w:r w:rsidRPr="00EA7180">
              <w:rPr>
                <w:rFonts w:eastAsia="Times New Roman"/>
                <w:color w:val="000000"/>
                <w:sz w:val="18"/>
                <w:szCs w:val="18"/>
                <w:lang w:eastAsia="fr-FR"/>
              </w:rPr>
              <w:t>code_apprenant</w:t>
            </w:r>
            <w:proofErr w:type="spellEnd"/>
            <w:r w:rsidRPr="00EA7180">
              <w:rPr>
                <w:rFonts w:eastAsia="Times New Roman"/>
                <w:color w:val="000000"/>
                <w:sz w:val="18"/>
                <w:szCs w:val="18"/>
                <w:lang w:eastAsia="fr-FR"/>
              </w:rPr>
              <w:t>)</w:t>
            </w:r>
            <w:r w:rsidRPr="00EA7180">
              <w:rPr>
                <w:rFonts w:eastAsia="Times New Roman"/>
                <w:color w:val="000000"/>
                <w:sz w:val="18"/>
                <w:szCs w:val="18"/>
                <w:lang w:eastAsia="fr-FR"/>
              </w:rPr>
              <w:br/>
              <w:t xml:space="preserve">avec </w:t>
            </w:r>
            <w:proofErr w:type="spellStart"/>
            <w:r w:rsidRPr="00EA7180">
              <w:rPr>
                <w:rFonts w:eastAsia="Times New Roman"/>
                <w:color w:val="000000"/>
                <w:sz w:val="18"/>
                <w:szCs w:val="18"/>
                <w:lang w:eastAsia="fr-FR"/>
              </w:rPr>
              <w:t>chemin_inscription</w:t>
            </w:r>
            <w:proofErr w:type="spellEnd"/>
            <w:r w:rsidRPr="00EA7180">
              <w:rPr>
                <w:rFonts w:eastAsia="Times New Roman"/>
                <w:color w:val="000000"/>
                <w:sz w:val="18"/>
                <w:szCs w:val="18"/>
                <w:lang w:eastAsia="fr-FR"/>
              </w:rPr>
              <w:t xml:space="preserve"> correspondant au chemin sur lequel est effectuée l'inscription administrative.</w:t>
            </w:r>
          </w:p>
        </w:tc>
        <w:tc>
          <w:tcPr>
            <w:tcW w:w="1092" w:type="pct"/>
            <w:shd w:val="clear" w:color="auto" w:fill="auto"/>
            <w:hideMark/>
          </w:tcPr>
          <w:p w14:paraId="18B1B0AB"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spellStart"/>
            <w:proofErr w:type="gramStart"/>
            <w:r w:rsidRPr="00EA7180">
              <w:rPr>
                <w:rFonts w:eastAsia="Times New Roman"/>
                <w:color w:val="000000"/>
                <w:sz w:val="18"/>
                <w:szCs w:val="18"/>
                <w:lang w:eastAsia="fr-FR"/>
              </w:rPr>
              <w:t>schema</w:t>
            </w:r>
            <w:proofErr w:type="gramEnd"/>
            <w:r w:rsidRPr="00EA7180">
              <w:rPr>
                <w:rFonts w:eastAsia="Times New Roman"/>
                <w:color w:val="000000"/>
                <w:sz w:val="18"/>
                <w:szCs w:val="18"/>
                <w:lang w:eastAsia="fr-FR"/>
              </w:rPr>
              <w:t>_chc.cursus</w:t>
            </w:r>
            <w:proofErr w:type="spellEnd"/>
          </w:p>
        </w:tc>
      </w:tr>
      <w:tr w:rsidR="00EA7180" w:rsidRPr="00EA7180" w14:paraId="691E8C99" w14:textId="77777777" w:rsidTr="00EA7180">
        <w:trPr>
          <w:trHeight w:val="360"/>
        </w:trPr>
        <w:tc>
          <w:tcPr>
            <w:tcW w:w="921" w:type="pct"/>
            <w:shd w:val="clear" w:color="auto" w:fill="auto"/>
            <w:hideMark/>
          </w:tcPr>
          <w:p w14:paraId="0A033FB3"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spellStart"/>
            <w:proofErr w:type="gramStart"/>
            <w:r w:rsidRPr="00EA7180">
              <w:rPr>
                <w:rFonts w:eastAsia="Times New Roman"/>
                <w:color w:val="000000"/>
                <w:sz w:val="18"/>
                <w:szCs w:val="18"/>
                <w:lang w:eastAsia="fr-FR"/>
              </w:rPr>
              <w:t>demande</w:t>
            </w:r>
            <w:proofErr w:type="gramEnd"/>
            <w:r w:rsidRPr="00EA7180">
              <w:rPr>
                <w:rFonts w:eastAsia="Times New Roman"/>
                <w:color w:val="000000"/>
                <w:sz w:val="18"/>
                <w:szCs w:val="18"/>
                <w:lang w:eastAsia="fr-FR"/>
              </w:rPr>
              <w:t>_piece</w:t>
            </w:r>
            <w:proofErr w:type="spellEnd"/>
          </w:p>
        </w:tc>
        <w:tc>
          <w:tcPr>
            <w:tcW w:w="364" w:type="pct"/>
            <w:shd w:val="clear" w:color="auto" w:fill="auto"/>
            <w:hideMark/>
          </w:tcPr>
          <w:p w14:paraId="187816A9"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INS</w:t>
            </w:r>
          </w:p>
        </w:tc>
        <w:tc>
          <w:tcPr>
            <w:tcW w:w="1528" w:type="pct"/>
            <w:shd w:val="clear" w:color="auto" w:fill="auto"/>
            <w:hideMark/>
          </w:tcPr>
          <w:p w14:paraId="520A0D90"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Une demande de pièce décrit les différents critères qui vont être évalués pour demander la pièce à fournir à l'apprenant ainsi que la façon dont il doit la transmettre.</w:t>
            </w:r>
          </w:p>
        </w:tc>
        <w:tc>
          <w:tcPr>
            <w:tcW w:w="1095" w:type="pct"/>
            <w:shd w:val="clear" w:color="auto" w:fill="auto"/>
            <w:hideMark/>
          </w:tcPr>
          <w:p w14:paraId="3A8EE37A"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w:t>
            </w:r>
            <w:proofErr w:type="spellStart"/>
            <w:proofErr w:type="gramStart"/>
            <w:r w:rsidRPr="00EA7180">
              <w:rPr>
                <w:rFonts w:eastAsia="Times New Roman"/>
                <w:color w:val="000000"/>
                <w:sz w:val="18"/>
                <w:szCs w:val="18"/>
                <w:lang w:eastAsia="fr-FR"/>
              </w:rPr>
              <w:t>code</w:t>
            </w:r>
            <w:proofErr w:type="gramEnd"/>
            <w:r w:rsidRPr="00EA7180">
              <w:rPr>
                <w:rFonts w:eastAsia="Times New Roman"/>
                <w:color w:val="000000"/>
                <w:sz w:val="18"/>
                <w:szCs w:val="18"/>
                <w:lang w:eastAsia="fr-FR"/>
              </w:rPr>
              <w:t>_demande_piece</w:t>
            </w:r>
            <w:proofErr w:type="spellEnd"/>
            <w:r w:rsidRPr="00EA7180">
              <w:rPr>
                <w:rFonts w:eastAsia="Times New Roman"/>
                <w:color w:val="000000"/>
                <w:sz w:val="18"/>
                <w:szCs w:val="18"/>
                <w:lang w:eastAsia="fr-FR"/>
              </w:rPr>
              <w:t>)</w:t>
            </w:r>
          </w:p>
        </w:tc>
        <w:tc>
          <w:tcPr>
            <w:tcW w:w="1092" w:type="pct"/>
            <w:shd w:val="clear" w:color="auto" w:fill="auto"/>
            <w:hideMark/>
          </w:tcPr>
          <w:p w14:paraId="16B99890"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spellStart"/>
            <w:proofErr w:type="gramStart"/>
            <w:r w:rsidRPr="00EA7180">
              <w:rPr>
                <w:rFonts w:eastAsia="Times New Roman"/>
                <w:color w:val="000000"/>
                <w:sz w:val="18"/>
                <w:szCs w:val="18"/>
                <w:lang w:eastAsia="fr-FR"/>
              </w:rPr>
              <w:t>schema</w:t>
            </w:r>
            <w:proofErr w:type="gramEnd"/>
            <w:r w:rsidRPr="00EA7180">
              <w:rPr>
                <w:rFonts w:eastAsia="Times New Roman"/>
                <w:color w:val="000000"/>
                <w:sz w:val="18"/>
                <w:szCs w:val="18"/>
                <w:lang w:eastAsia="fr-FR"/>
              </w:rPr>
              <w:t>_gestion.param_demande_piece</w:t>
            </w:r>
            <w:proofErr w:type="spellEnd"/>
          </w:p>
        </w:tc>
      </w:tr>
      <w:tr w:rsidR="00EA7180" w:rsidRPr="00EA7180" w14:paraId="642E8FCE" w14:textId="77777777" w:rsidTr="00EA7180">
        <w:trPr>
          <w:trHeight w:val="360"/>
        </w:trPr>
        <w:tc>
          <w:tcPr>
            <w:tcW w:w="921" w:type="pct"/>
            <w:shd w:val="clear" w:color="auto" w:fill="auto"/>
            <w:hideMark/>
          </w:tcPr>
          <w:p w14:paraId="5404C3F0"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diplome</w:t>
            </w:r>
            <w:proofErr w:type="gramEnd"/>
          </w:p>
        </w:tc>
        <w:tc>
          <w:tcPr>
            <w:tcW w:w="364" w:type="pct"/>
            <w:shd w:val="clear" w:color="auto" w:fill="auto"/>
            <w:hideMark/>
          </w:tcPr>
          <w:p w14:paraId="37131D38"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COF</w:t>
            </w:r>
          </w:p>
        </w:tc>
        <w:tc>
          <w:tcPr>
            <w:tcW w:w="1528" w:type="pct"/>
            <w:shd w:val="clear" w:color="auto" w:fill="auto"/>
            <w:hideMark/>
          </w:tcPr>
          <w:p w14:paraId="7354C4B5"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 xml:space="preserve">Les </w:t>
            </w:r>
            <w:proofErr w:type="spellStart"/>
            <w:r w:rsidRPr="00EA7180">
              <w:rPr>
                <w:rFonts w:eastAsia="Times New Roman"/>
                <w:color w:val="000000"/>
                <w:sz w:val="18"/>
                <w:szCs w:val="18"/>
                <w:lang w:eastAsia="fr-FR"/>
              </w:rPr>
              <w:t>diplomes</w:t>
            </w:r>
            <w:proofErr w:type="spellEnd"/>
            <w:r w:rsidRPr="00EA7180">
              <w:rPr>
                <w:rFonts w:eastAsia="Times New Roman"/>
                <w:color w:val="000000"/>
                <w:sz w:val="18"/>
                <w:szCs w:val="18"/>
                <w:lang w:eastAsia="fr-FR"/>
              </w:rPr>
              <w:t>, certificats ou autres représentent les finalités de formation, ce qu'un apprenant peut obtenir à l'issue de sa formation</w:t>
            </w:r>
          </w:p>
        </w:tc>
        <w:tc>
          <w:tcPr>
            <w:tcW w:w="1095" w:type="pct"/>
            <w:shd w:val="clear" w:color="auto" w:fill="auto"/>
            <w:hideMark/>
          </w:tcPr>
          <w:p w14:paraId="455B60B3"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w:t>
            </w:r>
            <w:proofErr w:type="spellStart"/>
            <w:proofErr w:type="gramStart"/>
            <w:r w:rsidRPr="00EA7180">
              <w:rPr>
                <w:rFonts w:eastAsia="Times New Roman"/>
                <w:color w:val="000000"/>
                <w:sz w:val="18"/>
                <w:szCs w:val="18"/>
                <w:lang w:eastAsia="fr-FR"/>
              </w:rPr>
              <w:t>code</w:t>
            </w:r>
            <w:proofErr w:type="gramEnd"/>
            <w:r w:rsidRPr="00EA7180">
              <w:rPr>
                <w:rFonts w:eastAsia="Times New Roman"/>
                <w:color w:val="000000"/>
                <w:sz w:val="18"/>
                <w:szCs w:val="18"/>
                <w:lang w:eastAsia="fr-FR"/>
              </w:rPr>
              <w:t>_etablissement</w:t>
            </w:r>
            <w:proofErr w:type="spellEnd"/>
            <w:r w:rsidRPr="00EA7180">
              <w:rPr>
                <w:rFonts w:eastAsia="Times New Roman"/>
                <w:color w:val="000000"/>
                <w:sz w:val="18"/>
                <w:szCs w:val="18"/>
                <w:lang w:eastAsia="fr-FR"/>
              </w:rPr>
              <w:t xml:space="preserve">, </w:t>
            </w:r>
            <w:proofErr w:type="spellStart"/>
            <w:r w:rsidRPr="00EA7180">
              <w:rPr>
                <w:rFonts w:eastAsia="Times New Roman"/>
                <w:color w:val="000000"/>
                <w:sz w:val="18"/>
                <w:szCs w:val="18"/>
                <w:lang w:eastAsia="fr-FR"/>
              </w:rPr>
              <w:t>code_diplome</w:t>
            </w:r>
            <w:proofErr w:type="spellEnd"/>
            <w:r w:rsidRPr="00EA7180">
              <w:rPr>
                <w:rFonts w:eastAsia="Times New Roman"/>
                <w:color w:val="000000"/>
                <w:sz w:val="18"/>
                <w:szCs w:val="18"/>
                <w:lang w:eastAsia="fr-FR"/>
              </w:rPr>
              <w:t>, version)</w:t>
            </w:r>
          </w:p>
        </w:tc>
        <w:tc>
          <w:tcPr>
            <w:tcW w:w="1092" w:type="pct"/>
            <w:shd w:val="clear" w:color="auto" w:fill="auto"/>
            <w:hideMark/>
          </w:tcPr>
          <w:p w14:paraId="5D997BC8"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spellStart"/>
            <w:proofErr w:type="gramStart"/>
            <w:r w:rsidRPr="00EA7180">
              <w:rPr>
                <w:rFonts w:eastAsia="Times New Roman"/>
                <w:color w:val="000000"/>
                <w:sz w:val="18"/>
                <w:szCs w:val="18"/>
                <w:lang w:eastAsia="fr-FR"/>
              </w:rPr>
              <w:t>schema</w:t>
            </w:r>
            <w:proofErr w:type="gramEnd"/>
            <w:r w:rsidRPr="00EA7180">
              <w:rPr>
                <w:rFonts w:eastAsia="Times New Roman"/>
                <w:color w:val="000000"/>
                <w:sz w:val="18"/>
                <w:szCs w:val="18"/>
                <w:lang w:eastAsia="fr-FR"/>
              </w:rPr>
              <w:t>_mof.diplome</w:t>
            </w:r>
            <w:proofErr w:type="spellEnd"/>
          </w:p>
        </w:tc>
      </w:tr>
      <w:tr w:rsidR="00EA7180" w:rsidRPr="00EA7180" w14:paraId="6D69867E" w14:textId="77777777" w:rsidTr="00EA7180">
        <w:trPr>
          <w:trHeight w:val="360"/>
        </w:trPr>
        <w:tc>
          <w:tcPr>
            <w:tcW w:w="921" w:type="pct"/>
            <w:shd w:val="clear" w:color="auto" w:fill="auto"/>
            <w:hideMark/>
          </w:tcPr>
          <w:p w14:paraId="694FBE1B"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spellStart"/>
            <w:proofErr w:type="gramStart"/>
            <w:r w:rsidRPr="00EA7180">
              <w:rPr>
                <w:rFonts w:eastAsia="Times New Roman"/>
                <w:color w:val="000000"/>
                <w:sz w:val="18"/>
                <w:szCs w:val="18"/>
                <w:lang w:eastAsia="fr-FR"/>
              </w:rPr>
              <w:t>diplome</w:t>
            </w:r>
            <w:proofErr w:type="gramEnd"/>
            <w:r w:rsidRPr="00EA7180">
              <w:rPr>
                <w:rFonts w:eastAsia="Times New Roman"/>
                <w:color w:val="000000"/>
                <w:sz w:val="18"/>
                <w:szCs w:val="18"/>
                <w:lang w:eastAsia="fr-FR"/>
              </w:rPr>
              <w:t>_apprenant</w:t>
            </w:r>
            <w:proofErr w:type="spellEnd"/>
          </w:p>
        </w:tc>
        <w:tc>
          <w:tcPr>
            <w:tcW w:w="364" w:type="pct"/>
            <w:shd w:val="clear" w:color="auto" w:fill="auto"/>
            <w:hideMark/>
          </w:tcPr>
          <w:p w14:paraId="45DDD1CF"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COC</w:t>
            </w:r>
          </w:p>
        </w:tc>
        <w:tc>
          <w:tcPr>
            <w:tcW w:w="1528" w:type="pct"/>
            <w:shd w:val="clear" w:color="auto" w:fill="auto"/>
            <w:hideMark/>
          </w:tcPr>
          <w:p w14:paraId="69C6CFDB"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Permet d'identifier le diplome obtenu par un apprenant</w:t>
            </w:r>
          </w:p>
        </w:tc>
        <w:tc>
          <w:tcPr>
            <w:tcW w:w="1095" w:type="pct"/>
            <w:shd w:val="clear" w:color="auto" w:fill="auto"/>
            <w:hideMark/>
          </w:tcPr>
          <w:p w14:paraId="02E90224"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w:t>
            </w:r>
            <w:proofErr w:type="spellStart"/>
            <w:proofErr w:type="gramStart"/>
            <w:r w:rsidRPr="00EA7180">
              <w:rPr>
                <w:rFonts w:eastAsia="Times New Roman"/>
                <w:color w:val="000000"/>
                <w:sz w:val="18"/>
                <w:szCs w:val="18"/>
                <w:lang w:eastAsia="fr-FR"/>
              </w:rPr>
              <w:t>code</w:t>
            </w:r>
            <w:proofErr w:type="gramEnd"/>
            <w:r w:rsidRPr="00EA7180">
              <w:rPr>
                <w:rFonts w:eastAsia="Times New Roman"/>
                <w:color w:val="000000"/>
                <w:sz w:val="18"/>
                <w:szCs w:val="18"/>
                <w:lang w:eastAsia="fr-FR"/>
              </w:rPr>
              <w:t>_periode</w:t>
            </w:r>
            <w:proofErr w:type="spellEnd"/>
            <w:r w:rsidRPr="00EA7180">
              <w:rPr>
                <w:rFonts w:eastAsia="Times New Roman"/>
                <w:color w:val="000000"/>
                <w:sz w:val="18"/>
                <w:szCs w:val="18"/>
                <w:lang w:eastAsia="fr-FR"/>
              </w:rPr>
              <w:t xml:space="preserve">, </w:t>
            </w:r>
            <w:proofErr w:type="spellStart"/>
            <w:r w:rsidRPr="00EA7180">
              <w:rPr>
                <w:rFonts w:eastAsia="Times New Roman"/>
                <w:color w:val="000000"/>
                <w:sz w:val="18"/>
                <w:szCs w:val="18"/>
                <w:lang w:eastAsia="fr-FR"/>
              </w:rPr>
              <w:t>code_etablissement</w:t>
            </w:r>
            <w:proofErr w:type="spellEnd"/>
            <w:r w:rsidRPr="00EA7180">
              <w:rPr>
                <w:rFonts w:eastAsia="Times New Roman"/>
                <w:color w:val="000000"/>
                <w:sz w:val="18"/>
                <w:szCs w:val="18"/>
                <w:lang w:eastAsia="fr-FR"/>
              </w:rPr>
              <w:t xml:space="preserve">, </w:t>
            </w:r>
            <w:proofErr w:type="spellStart"/>
            <w:r w:rsidRPr="00EA7180">
              <w:rPr>
                <w:rFonts w:eastAsia="Times New Roman"/>
                <w:color w:val="000000"/>
                <w:sz w:val="18"/>
                <w:szCs w:val="18"/>
                <w:lang w:eastAsia="fr-FR"/>
              </w:rPr>
              <w:t>code_diplome</w:t>
            </w:r>
            <w:proofErr w:type="spellEnd"/>
            <w:r w:rsidRPr="00EA7180">
              <w:rPr>
                <w:rFonts w:eastAsia="Times New Roman"/>
                <w:color w:val="000000"/>
                <w:sz w:val="18"/>
                <w:szCs w:val="18"/>
                <w:lang w:eastAsia="fr-FR"/>
              </w:rPr>
              <w:t xml:space="preserve">, version, </w:t>
            </w:r>
            <w:proofErr w:type="spellStart"/>
            <w:r w:rsidRPr="00EA7180">
              <w:rPr>
                <w:rFonts w:eastAsia="Times New Roman"/>
                <w:color w:val="000000"/>
                <w:sz w:val="18"/>
                <w:szCs w:val="18"/>
                <w:lang w:eastAsia="fr-FR"/>
              </w:rPr>
              <w:t>code_apprenant</w:t>
            </w:r>
            <w:proofErr w:type="spellEnd"/>
            <w:r w:rsidRPr="00EA7180">
              <w:rPr>
                <w:rFonts w:eastAsia="Times New Roman"/>
                <w:color w:val="000000"/>
                <w:sz w:val="18"/>
                <w:szCs w:val="18"/>
                <w:lang w:eastAsia="fr-FR"/>
              </w:rPr>
              <w:t>)</w:t>
            </w:r>
          </w:p>
        </w:tc>
        <w:tc>
          <w:tcPr>
            <w:tcW w:w="1092" w:type="pct"/>
            <w:shd w:val="clear" w:color="auto" w:fill="auto"/>
            <w:hideMark/>
          </w:tcPr>
          <w:p w14:paraId="4003D0AE"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spellStart"/>
            <w:proofErr w:type="gramStart"/>
            <w:r w:rsidRPr="00EA7180">
              <w:rPr>
                <w:rFonts w:eastAsia="Times New Roman"/>
                <w:color w:val="000000"/>
                <w:sz w:val="18"/>
                <w:szCs w:val="18"/>
                <w:lang w:eastAsia="fr-FR"/>
              </w:rPr>
              <w:t>schema</w:t>
            </w:r>
            <w:proofErr w:type="gramEnd"/>
            <w:r w:rsidRPr="00EA7180">
              <w:rPr>
                <w:rFonts w:eastAsia="Times New Roman"/>
                <w:color w:val="000000"/>
                <w:sz w:val="18"/>
                <w:szCs w:val="18"/>
                <w:lang w:eastAsia="fr-FR"/>
              </w:rPr>
              <w:t>_coc.apprenant_diplome</w:t>
            </w:r>
            <w:proofErr w:type="spellEnd"/>
          </w:p>
        </w:tc>
      </w:tr>
      <w:tr w:rsidR="00EA7180" w:rsidRPr="00EA7180" w14:paraId="0E8EAE2B" w14:textId="77777777" w:rsidTr="00EA7180">
        <w:trPr>
          <w:trHeight w:val="360"/>
        </w:trPr>
        <w:tc>
          <w:tcPr>
            <w:tcW w:w="921" w:type="pct"/>
            <w:shd w:val="clear" w:color="auto" w:fill="auto"/>
            <w:hideMark/>
          </w:tcPr>
          <w:p w14:paraId="0459741B" w14:textId="685F64AD"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del w:id="461" w:author="COUTIN Stéphane" w:date="2023-10-18T11:57:00Z">
              <w:r w:rsidRPr="00EA7180" w:rsidDel="00A15A06">
                <w:rPr>
                  <w:rFonts w:eastAsia="Times New Roman"/>
                  <w:color w:val="000000"/>
                  <w:sz w:val="18"/>
                  <w:szCs w:val="18"/>
                  <w:lang w:eastAsia="fr-FR"/>
                </w:rPr>
                <w:delText>droit_element</w:delText>
              </w:r>
            </w:del>
            <w:proofErr w:type="spellStart"/>
            <w:proofErr w:type="gramStart"/>
            <w:ins w:id="462" w:author="COUTIN Stéphane" w:date="2023-10-18T11:57:00Z">
              <w:r w:rsidR="00A15A06">
                <w:rPr>
                  <w:rFonts w:eastAsia="Times New Roman"/>
                  <w:color w:val="000000"/>
                  <w:sz w:val="18"/>
                  <w:szCs w:val="18"/>
                  <w:lang w:eastAsia="fr-FR"/>
                </w:rPr>
                <w:t>element</w:t>
              </w:r>
              <w:proofErr w:type="spellEnd"/>
              <w:proofErr w:type="gramEnd"/>
              <w:r w:rsidR="00A15A06">
                <w:rPr>
                  <w:rFonts w:eastAsia="Times New Roman"/>
                  <w:color w:val="000000"/>
                  <w:sz w:val="18"/>
                  <w:szCs w:val="18"/>
                  <w:lang w:eastAsia="fr-FR"/>
                </w:rPr>
                <w:t>-</w:t>
              </w:r>
            </w:ins>
            <w:ins w:id="463" w:author="COUTIN Stéphane" w:date="2023-10-18T11:58:00Z">
              <w:r w:rsidR="00A15A06">
                <w:rPr>
                  <w:rFonts w:eastAsia="Times New Roman"/>
                  <w:color w:val="000000"/>
                  <w:sz w:val="18"/>
                  <w:szCs w:val="18"/>
                  <w:lang w:eastAsia="fr-FR"/>
                </w:rPr>
                <w:t>droit</w:t>
              </w:r>
            </w:ins>
          </w:p>
        </w:tc>
        <w:tc>
          <w:tcPr>
            <w:tcW w:w="364" w:type="pct"/>
            <w:shd w:val="clear" w:color="auto" w:fill="auto"/>
            <w:hideMark/>
          </w:tcPr>
          <w:p w14:paraId="6EA92AB4"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PAI</w:t>
            </w:r>
          </w:p>
        </w:tc>
        <w:tc>
          <w:tcPr>
            <w:tcW w:w="1528" w:type="pct"/>
            <w:shd w:val="clear" w:color="auto" w:fill="auto"/>
            <w:hideMark/>
          </w:tcPr>
          <w:p w14:paraId="6AD83A18"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Elément de droit d'inscription</w:t>
            </w:r>
            <w:r w:rsidRPr="00EA7180">
              <w:rPr>
                <w:rFonts w:eastAsia="Times New Roman"/>
                <w:color w:val="000000"/>
                <w:sz w:val="18"/>
                <w:szCs w:val="18"/>
                <w:lang w:eastAsia="fr-FR"/>
              </w:rPr>
              <w:br/>
              <w:t>Un élément de droit d'inscription est une somme à payer par l'apprenant pour accéder à un service (exemple droit SCD) ou suivre une formation (exemple préparation licence</w:t>
            </w:r>
            <w:proofErr w:type="gramStart"/>
            <w:r w:rsidRPr="00EA7180">
              <w:rPr>
                <w:rFonts w:eastAsia="Times New Roman"/>
                <w:color w:val="000000"/>
                <w:sz w:val="18"/>
                <w:szCs w:val="18"/>
                <w:lang w:eastAsia="fr-FR"/>
              </w:rPr>
              <w:t>) .</w:t>
            </w:r>
            <w:proofErr w:type="gramEnd"/>
            <w:r w:rsidRPr="00EA7180">
              <w:rPr>
                <w:rFonts w:eastAsia="Times New Roman"/>
                <w:color w:val="000000"/>
                <w:sz w:val="18"/>
                <w:szCs w:val="18"/>
                <w:lang w:eastAsia="fr-FR"/>
              </w:rPr>
              <w:t xml:space="preserve"> La somme des éléments de droits d'inscription à payer constitue le droit d'inscription.</w:t>
            </w:r>
          </w:p>
        </w:tc>
        <w:tc>
          <w:tcPr>
            <w:tcW w:w="1095" w:type="pct"/>
            <w:shd w:val="clear" w:color="auto" w:fill="auto"/>
            <w:hideMark/>
          </w:tcPr>
          <w:p w14:paraId="45902B46" w14:textId="5F28F241"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sz w:val="18"/>
                <w:szCs w:val="18"/>
                <w:lang w:eastAsia="fr-FR"/>
              </w:rPr>
            </w:pPr>
            <w:r w:rsidRPr="00EA7180">
              <w:rPr>
                <w:rFonts w:eastAsia="Times New Roman"/>
                <w:sz w:val="18"/>
                <w:szCs w:val="18"/>
                <w:lang w:eastAsia="fr-FR"/>
              </w:rPr>
              <w:t>(</w:t>
            </w:r>
            <w:proofErr w:type="spellStart"/>
            <w:proofErr w:type="gramStart"/>
            <w:r w:rsidRPr="00EA7180">
              <w:rPr>
                <w:rFonts w:eastAsia="Times New Roman"/>
                <w:sz w:val="18"/>
                <w:szCs w:val="18"/>
                <w:lang w:eastAsia="fr-FR"/>
              </w:rPr>
              <w:t>code</w:t>
            </w:r>
            <w:proofErr w:type="gramEnd"/>
            <w:r w:rsidRPr="00EA7180">
              <w:rPr>
                <w:rFonts w:eastAsia="Times New Roman"/>
                <w:sz w:val="18"/>
                <w:szCs w:val="18"/>
                <w:lang w:eastAsia="fr-FR"/>
              </w:rPr>
              <w:t>_etablissement</w:t>
            </w:r>
            <w:proofErr w:type="spellEnd"/>
            <w:r w:rsidRPr="00EA7180">
              <w:rPr>
                <w:rFonts w:eastAsia="Times New Roman"/>
                <w:sz w:val="18"/>
                <w:szCs w:val="18"/>
                <w:lang w:eastAsia="fr-FR"/>
              </w:rPr>
              <w:t xml:space="preserve">, </w:t>
            </w:r>
            <w:proofErr w:type="spellStart"/>
            <w:r w:rsidRPr="00EA7180">
              <w:rPr>
                <w:rFonts w:eastAsia="Times New Roman"/>
                <w:sz w:val="18"/>
                <w:szCs w:val="18"/>
                <w:lang w:eastAsia="fr-FR"/>
              </w:rPr>
              <w:t>code_periode</w:t>
            </w:r>
            <w:proofErr w:type="spellEnd"/>
            <w:r w:rsidRPr="00EA7180">
              <w:rPr>
                <w:rFonts w:eastAsia="Times New Roman"/>
                <w:sz w:val="18"/>
                <w:szCs w:val="18"/>
                <w:lang w:eastAsia="fr-FR"/>
              </w:rPr>
              <w:t xml:space="preserve">, </w:t>
            </w:r>
            <w:proofErr w:type="spellStart"/>
            <w:r w:rsidRPr="00EA7180">
              <w:rPr>
                <w:rFonts w:eastAsia="Times New Roman"/>
                <w:sz w:val="18"/>
                <w:szCs w:val="18"/>
                <w:lang w:eastAsia="fr-FR"/>
              </w:rPr>
              <w:t>code_</w:t>
            </w:r>
            <w:del w:id="464" w:author="COUTIN Stéphane" w:date="2023-10-18T11:58:00Z">
              <w:r w:rsidRPr="00EA7180" w:rsidDel="004603AF">
                <w:rPr>
                  <w:rFonts w:eastAsia="Times New Roman"/>
                  <w:sz w:val="18"/>
                  <w:szCs w:val="18"/>
                  <w:lang w:eastAsia="fr-FR"/>
                </w:rPr>
                <w:delText>droit</w:delText>
              </w:r>
            </w:del>
            <w:ins w:id="465" w:author="COUTIN Stéphane" w:date="2023-10-18T11:58:00Z">
              <w:r w:rsidR="004603AF">
                <w:rPr>
                  <w:rFonts w:eastAsia="Times New Roman"/>
                  <w:sz w:val="18"/>
                  <w:szCs w:val="18"/>
                  <w:lang w:eastAsia="fr-FR"/>
                </w:rPr>
                <w:t>element</w:t>
              </w:r>
            </w:ins>
            <w:r w:rsidRPr="00EA7180">
              <w:rPr>
                <w:rFonts w:eastAsia="Times New Roman"/>
                <w:sz w:val="18"/>
                <w:szCs w:val="18"/>
                <w:lang w:eastAsia="fr-FR"/>
              </w:rPr>
              <w:t>_</w:t>
            </w:r>
            <w:ins w:id="466" w:author="COUTIN Stéphane" w:date="2023-10-18T11:58:00Z">
              <w:r w:rsidR="004603AF">
                <w:rPr>
                  <w:rFonts w:eastAsia="Times New Roman"/>
                  <w:sz w:val="18"/>
                  <w:szCs w:val="18"/>
                  <w:lang w:eastAsia="fr-FR"/>
                </w:rPr>
                <w:t>droit</w:t>
              </w:r>
            </w:ins>
            <w:proofErr w:type="spellEnd"/>
            <w:del w:id="467" w:author="COUTIN Stéphane" w:date="2023-10-18T11:58:00Z">
              <w:r w:rsidRPr="00EA7180" w:rsidDel="004603AF">
                <w:rPr>
                  <w:rFonts w:eastAsia="Times New Roman"/>
                  <w:sz w:val="18"/>
                  <w:szCs w:val="18"/>
                  <w:lang w:eastAsia="fr-FR"/>
                </w:rPr>
                <w:delText>element</w:delText>
              </w:r>
            </w:del>
            <w:r w:rsidRPr="00EA7180">
              <w:rPr>
                <w:rFonts w:eastAsia="Times New Roman"/>
                <w:sz w:val="18"/>
                <w:szCs w:val="18"/>
                <w:lang w:eastAsia="fr-FR"/>
              </w:rPr>
              <w:t>)</w:t>
            </w:r>
          </w:p>
        </w:tc>
        <w:tc>
          <w:tcPr>
            <w:tcW w:w="1092" w:type="pct"/>
            <w:shd w:val="clear" w:color="auto" w:fill="auto"/>
            <w:hideMark/>
          </w:tcPr>
          <w:p w14:paraId="46D90481" w14:textId="07381099"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spellStart"/>
            <w:proofErr w:type="gramStart"/>
            <w:r w:rsidRPr="00EA7180">
              <w:rPr>
                <w:rFonts w:eastAsia="Times New Roman"/>
                <w:color w:val="000000"/>
                <w:sz w:val="18"/>
                <w:szCs w:val="18"/>
                <w:lang w:eastAsia="fr-FR"/>
              </w:rPr>
              <w:t>schema</w:t>
            </w:r>
            <w:proofErr w:type="gramEnd"/>
            <w:r w:rsidRPr="00EA7180">
              <w:rPr>
                <w:rFonts w:eastAsia="Times New Roman"/>
                <w:color w:val="000000"/>
                <w:sz w:val="18"/>
                <w:szCs w:val="18"/>
                <w:lang w:eastAsia="fr-FR"/>
              </w:rPr>
              <w:t>_pai.</w:t>
            </w:r>
            <w:ins w:id="468" w:author="COUTIN Stéphane" w:date="2023-10-18T11:58:00Z">
              <w:r w:rsidR="004603AF">
                <w:rPr>
                  <w:rFonts w:eastAsia="Times New Roman"/>
                  <w:sz w:val="18"/>
                  <w:szCs w:val="18"/>
                  <w:lang w:eastAsia="fr-FR"/>
                </w:rPr>
                <w:t>element</w:t>
              </w:r>
              <w:r w:rsidR="004603AF" w:rsidRPr="00EA7180">
                <w:rPr>
                  <w:rFonts w:eastAsia="Times New Roman"/>
                  <w:sz w:val="18"/>
                  <w:szCs w:val="18"/>
                  <w:lang w:eastAsia="fr-FR"/>
                </w:rPr>
                <w:t>_</w:t>
              </w:r>
              <w:r w:rsidR="004603AF">
                <w:rPr>
                  <w:rFonts w:eastAsia="Times New Roman"/>
                  <w:sz w:val="18"/>
                  <w:szCs w:val="18"/>
                  <w:lang w:eastAsia="fr-FR"/>
                </w:rPr>
                <w:t>droit</w:t>
              </w:r>
            </w:ins>
            <w:proofErr w:type="spellEnd"/>
            <w:del w:id="469" w:author="COUTIN Stéphane" w:date="2023-10-18T11:58:00Z">
              <w:r w:rsidRPr="00EA7180" w:rsidDel="004603AF">
                <w:rPr>
                  <w:rFonts w:eastAsia="Times New Roman"/>
                  <w:color w:val="000000"/>
                  <w:sz w:val="18"/>
                  <w:szCs w:val="18"/>
                  <w:lang w:eastAsia="fr-FR"/>
                </w:rPr>
                <w:delText>droit_element</w:delText>
              </w:r>
            </w:del>
          </w:p>
        </w:tc>
      </w:tr>
      <w:tr w:rsidR="00EA7180" w:rsidRPr="00EA7180" w14:paraId="04C44284" w14:textId="77777777" w:rsidTr="00EA7180">
        <w:trPr>
          <w:trHeight w:val="360"/>
        </w:trPr>
        <w:tc>
          <w:tcPr>
            <w:tcW w:w="921" w:type="pct"/>
            <w:shd w:val="clear" w:color="auto" w:fill="auto"/>
            <w:hideMark/>
          </w:tcPr>
          <w:p w14:paraId="12BC7147"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enseignant</w:t>
            </w:r>
            <w:proofErr w:type="gramEnd"/>
          </w:p>
        </w:tc>
        <w:tc>
          <w:tcPr>
            <w:tcW w:w="364" w:type="pct"/>
            <w:shd w:val="clear" w:color="auto" w:fill="auto"/>
            <w:hideMark/>
          </w:tcPr>
          <w:p w14:paraId="110AF824"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COC</w:t>
            </w:r>
          </w:p>
        </w:tc>
        <w:tc>
          <w:tcPr>
            <w:tcW w:w="1528" w:type="pct"/>
            <w:shd w:val="clear" w:color="auto" w:fill="auto"/>
            <w:hideMark/>
          </w:tcPr>
          <w:p w14:paraId="6CDE471B"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spellStart"/>
            <w:r w:rsidRPr="00EA7180">
              <w:rPr>
                <w:rFonts w:eastAsia="Times New Roman"/>
                <w:color w:val="000000"/>
                <w:sz w:val="18"/>
                <w:szCs w:val="18"/>
                <w:lang w:eastAsia="fr-FR"/>
              </w:rPr>
              <w:t>Enseignat</w:t>
            </w:r>
            <w:proofErr w:type="spellEnd"/>
            <w:r w:rsidRPr="00EA7180">
              <w:rPr>
                <w:rFonts w:eastAsia="Times New Roman"/>
                <w:color w:val="000000"/>
                <w:sz w:val="18"/>
                <w:szCs w:val="18"/>
                <w:lang w:eastAsia="fr-FR"/>
              </w:rPr>
              <w:t xml:space="preserve"> responsable d'un objet maquette (formation ou objet de formation).</w:t>
            </w:r>
            <w:r w:rsidRPr="00EA7180">
              <w:rPr>
                <w:rFonts w:eastAsia="Times New Roman"/>
                <w:color w:val="000000"/>
                <w:sz w:val="18"/>
                <w:szCs w:val="18"/>
                <w:lang w:eastAsia="fr-FR"/>
              </w:rPr>
              <w:br/>
              <w:t>Utilisé à ce jour pour la saisie des notes en ligne.</w:t>
            </w:r>
          </w:p>
        </w:tc>
        <w:tc>
          <w:tcPr>
            <w:tcW w:w="1095" w:type="pct"/>
            <w:shd w:val="clear" w:color="auto" w:fill="auto"/>
            <w:hideMark/>
          </w:tcPr>
          <w:p w14:paraId="1A3A4B48"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 xml:space="preserve">((clé </w:t>
            </w:r>
            <w:proofErr w:type="spellStart"/>
            <w:r w:rsidRPr="00EA7180">
              <w:rPr>
                <w:rFonts w:eastAsia="Times New Roman"/>
                <w:color w:val="000000"/>
                <w:sz w:val="18"/>
                <w:szCs w:val="18"/>
                <w:lang w:eastAsia="fr-FR"/>
              </w:rPr>
              <w:t>objet_maquette_moe</w:t>
            </w:r>
            <w:proofErr w:type="spellEnd"/>
            <w:r w:rsidRPr="00EA7180">
              <w:rPr>
                <w:rFonts w:eastAsia="Times New Roman"/>
                <w:color w:val="000000"/>
                <w:sz w:val="18"/>
                <w:szCs w:val="18"/>
                <w:lang w:eastAsia="fr-FR"/>
              </w:rPr>
              <w:t xml:space="preserve">), </w:t>
            </w:r>
            <w:proofErr w:type="spellStart"/>
            <w:r w:rsidRPr="00EA7180">
              <w:rPr>
                <w:rFonts w:eastAsia="Times New Roman"/>
                <w:color w:val="000000"/>
                <w:sz w:val="18"/>
                <w:szCs w:val="18"/>
                <w:lang w:eastAsia="fr-FR"/>
              </w:rPr>
              <w:t>identifiant_login</w:t>
            </w:r>
            <w:proofErr w:type="spellEnd"/>
            <w:r w:rsidRPr="00EA7180">
              <w:rPr>
                <w:rFonts w:eastAsia="Times New Roman"/>
                <w:color w:val="000000"/>
                <w:sz w:val="18"/>
                <w:szCs w:val="18"/>
                <w:lang w:eastAsia="fr-FR"/>
              </w:rPr>
              <w:t>)</w:t>
            </w:r>
          </w:p>
        </w:tc>
        <w:tc>
          <w:tcPr>
            <w:tcW w:w="1092" w:type="pct"/>
            <w:shd w:val="clear" w:color="auto" w:fill="auto"/>
            <w:hideMark/>
          </w:tcPr>
          <w:p w14:paraId="4966B897"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spellStart"/>
            <w:proofErr w:type="gramStart"/>
            <w:r w:rsidRPr="00EA7180">
              <w:rPr>
                <w:rFonts w:eastAsia="Times New Roman"/>
                <w:color w:val="000000"/>
                <w:sz w:val="18"/>
                <w:szCs w:val="18"/>
                <w:lang w:eastAsia="fr-FR"/>
              </w:rPr>
              <w:t>schema</w:t>
            </w:r>
            <w:proofErr w:type="gramEnd"/>
            <w:r w:rsidRPr="00EA7180">
              <w:rPr>
                <w:rFonts w:eastAsia="Times New Roman"/>
                <w:color w:val="000000"/>
                <w:sz w:val="18"/>
                <w:szCs w:val="18"/>
                <w:lang w:eastAsia="fr-FR"/>
              </w:rPr>
              <w:t>_coc.enseignant</w:t>
            </w:r>
            <w:proofErr w:type="spellEnd"/>
          </w:p>
        </w:tc>
      </w:tr>
      <w:tr w:rsidR="00EA7180" w:rsidRPr="00EA7180" w14:paraId="01DA9F0F" w14:textId="77777777" w:rsidTr="00EA7180">
        <w:trPr>
          <w:trHeight w:val="360"/>
        </w:trPr>
        <w:tc>
          <w:tcPr>
            <w:tcW w:w="921" w:type="pct"/>
            <w:shd w:val="clear" w:color="auto" w:fill="auto"/>
            <w:hideMark/>
          </w:tcPr>
          <w:p w14:paraId="78386444"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facture</w:t>
            </w:r>
            <w:proofErr w:type="gramEnd"/>
          </w:p>
        </w:tc>
        <w:tc>
          <w:tcPr>
            <w:tcW w:w="364" w:type="pct"/>
            <w:shd w:val="clear" w:color="auto" w:fill="auto"/>
            <w:hideMark/>
          </w:tcPr>
          <w:p w14:paraId="06F03D5C"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PAI</w:t>
            </w:r>
          </w:p>
        </w:tc>
        <w:tc>
          <w:tcPr>
            <w:tcW w:w="1528" w:type="pct"/>
            <w:shd w:val="clear" w:color="auto" w:fill="auto"/>
            <w:hideMark/>
          </w:tcPr>
          <w:p w14:paraId="496E982F"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La facture détail représente le total de ce qui est à payer quelle que soit la structure budgétaire et pour l'ensemble des inscriptions qui ont été confirmées en même temps (piste d'inscription).</w:t>
            </w:r>
          </w:p>
        </w:tc>
        <w:tc>
          <w:tcPr>
            <w:tcW w:w="1095" w:type="pct"/>
            <w:shd w:val="clear" w:color="auto" w:fill="auto"/>
            <w:hideMark/>
          </w:tcPr>
          <w:p w14:paraId="5FF6D3FC"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w:t>
            </w:r>
            <w:proofErr w:type="spellStart"/>
            <w:proofErr w:type="gramStart"/>
            <w:r w:rsidRPr="00EA7180">
              <w:rPr>
                <w:rFonts w:eastAsia="Times New Roman"/>
                <w:color w:val="000000"/>
                <w:sz w:val="18"/>
                <w:szCs w:val="18"/>
                <w:lang w:eastAsia="fr-FR"/>
              </w:rPr>
              <w:t>numero</w:t>
            </w:r>
            <w:proofErr w:type="gramEnd"/>
            <w:r w:rsidRPr="00EA7180">
              <w:rPr>
                <w:rFonts w:eastAsia="Times New Roman"/>
                <w:color w:val="000000"/>
                <w:sz w:val="18"/>
                <w:szCs w:val="18"/>
                <w:lang w:eastAsia="fr-FR"/>
              </w:rPr>
              <w:t>_facture</w:t>
            </w:r>
            <w:proofErr w:type="spellEnd"/>
            <w:r w:rsidRPr="00EA7180">
              <w:rPr>
                <w:rFonts w:eastAsia="Times New Roman"/>
                <w:color w:val="000000"/>
                <w:sz w:val="18"/>
                <w:szCs w:val="18"/>
                <w:lang w:eastAsia="fr-FR"/>
              </w:rPr>
              <w:t>)</w:t>
            </w:r>
          </w:p>
        </w:tc>
        <w:tc>
          <w:tcPr>
            <w:tcW w:w="1092" w:type="pct"/>
            <w:shd w:val="clear" w:color="auto" w:fill="auto"/>
            <w:hideMark/>
          </w:tcPr>
          <w:p w14:paraId="1B2F54F3"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spellStart"/>
            <w:proofErr w:type="gramStart"/>
            <w:r w:rsidRPr="00EA7180">
              <w:rPr>
                <w:rFonts w:eastAsia="Times New Roman"/>
                <w:color w:val="000000"/>
                <w:sz w:val="18"/>
                <w:szCs w:val="18"/>
                <w:lang w:eastAsia="fr-FR"/>
              </w:rPr>
              <w:t>schema</w:t>
            </w:r>
            <w:proofErr w:type="gramEnd"/>
            <w:r w:rsidRPr="00EA7180">
              <w:rPr>
                <w:rFonts w:eastAsia="Times New Roman"/>
                <w:color w:val="000000"/>
                <w:sz w:val="18"/>
                <w:szCs w:val="18"/>
                <w:lang w:eastAsia="fr-FR"/>
              </w:rPr>
              <w:t>_pai.facture</w:t>
            </w:r>
            <w:proofErr w:type="spellEnd"/>
          </w:p>
        </w:tc>
      </w:tr>
      <w:tr w:rsidR="00EA7180" w:rsidRPr="00EA7180" w14:paraId="31F17617" w14:textId="77777777" w:rsidTr="00EA7180">
        <w:trPr>
          <w:trHeight w:val="360"/>
        </w:trPr>
        <w:tc>
          <w:tcPr>
            <w:tcW w:w="921" w:type="pct"/>
            <w:shd w:val="clear" w:color="auto" w:fill="auto"/>
            <w:hideMark/>
          </w:tcPr>
          <w:p w14:paraId="3B14BF71"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spellStart"/>
            <w:proofErr w:type="gramStart"/>
            <w:r w:rsidRPr="00EA7180">
              <w:rPr>
                <w:rFonts w:eastAsia="Times New Roman"/>
                <w:color w:val="000000"/>
                <w:sz w:val="18"/>
                <w:szCs w:val="18"/>
                <w:lang w:eastAsia="fr-FR"/>
              </w:rPr>
              <w:t>format</w:t>
            </w:r>
            <w:proofErr w:type="gramEnd"/>
            <w:r w:rsidRPr="00EA7180">
              <w:rPr>
                <w:rFonts w:eastAsia="Times New Roman"/>
                <w:color w:val="000000"/>
                <w:sz w:val="18"/>
                <w:szCs w:val="18"/>
                <w:lang w:eastAsia="fr-FR"/>
              </w:rPr>
              <w:t>_enseignement</w:t>
            </w:r>
            <w:proofErr w:type="spellEnd"/>
          </w:p>
        </w:tc>
        <w:tc>
          <w:tcPr>
            <w:tcW w:w="364" w:type="pct"/>
            <w:shd w:val="clear" w:color="auto" w:fill="auto"/>
            <w:hideMark/>
          </w:tcPr>
          <w:p w14:paraId="1528FC13"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MOF</w:t>
            </w:r>
          </w:p>
        </w:tc>
        <w:tc>
          <w:tcPr>
            <w:tcW w:w="1528" w:type="pct"/>
            <w:shd w:val="clear" w:color="auto" w:fill="auto"/>
            <w:hideMark/>
          </w:tcPr>
          <w:p w14:paraId="605B3347"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Description du format d'enseignement associé à une formation ou un objet de formation.</w:t>
            </w:r>
            <w:r w:rsidRPr="00EA7180">
              <w:rPr>
                <w:rFonts w:eastAsia="Times New Roman"/>
                <w:color w:val="000000"/>
                <w:sz w:val="18"/>
                <w:szCs w:val="18"/>
                <w:lang w:eastAsia="fr-FR"/>
              </w:rPr>
              <w:br/>
              <w:t xml:space="preserve">Il correspond à un </w:t>
            </w:r>
            <w:proofErr w:type="spellStart"/>
            <w:r w:rsidRPr="00EA7180">
              <w:rPr>
                <w:rFonts w:eastAsia="Times New Roman"/>
                <w:color w:val="000000"/>
                <w:sz w:val="18"/>
                <w:szCs w:val="18"/>
                <w:lang w:eastAsia="fr-FR"/>
              </w:rPr>
              <w:t>objet_maquette_moe</w:t>
            </w:r>
            <w:proofErr w:type="spellEnd"/>
            <w:r w:rsidRPr="00EA7180">
              <w:rPr>
                <w:rFonts w:eastAsia="Times New Roman"/>
                <w:color w:val="000000"/>
                <w:sz w:val="18"/>
                <w:szCs w:val="18"/>
                <w:lang w:eastAsia="fr-FR"/>
              </w:rPr>
              <w:t xml:space="preserve"> unique, et a des liens avec une </w:t>
            </w:r>
            <w:proofErr w:type="spellStart"/>
            <w:r w:rsidRPr="00EA7180">
              <w:rPr>
                <w:rFonts w:eastAsia="Times New Roman"/>
                <w:color w:val="000000"/>
                <w:sz w:val="18"/>
                <w:szCs w:val="18"/>
                <w:lang w:eastAsia="fr-FR"/>
              </w:rPr>
              <w:t>formation_moe</w:t>
            </w:r>
            <w:proofErr w:type="spellEnd"/>
            <w:r w:rsidRPr="00EA7180">
              <w:rPr>
                <w:rFonts w:eastAsia="Times New Roman"/>
                <w:color w:val="000000"/>
                <w:sz w:val="18"/>
                <w:szCs w:val="18"/>
                <w:lang w:eastAsia="fr-FR"/>
              </w:rPr>
              <w:t xml:space="preserve"> qui porte les charges ainsi que des structures porteuses de charge.</w:t>
            </w:r>
          </w:p>
        </w:tc>
        <w:tc>
          <w:tcPr>
            <w:tcW w:w="1095" w:type="pct"/>
            <w:shd w:val="clear" w:color="auto" w:fill="auto"/>
            <w:hideMark/>
          </w:tcPr>
          <w:p w14:paraId="26F7F64A"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w:t>
            </w:r>
            <w:proofErr w:type="spellStart"/>
            <w:proofErr w:type="gramStart"/>
            <w:r w:rsidRPr="00EA7180">
              <w:rPr>
                <w:rFonts w:eastAsia="Times New Roman"/>
                <w:color w:val="000000"/>
                <w:sz w:val="18"/>
                <w:szCs w:val="18"/>
                <w:lang w:eastAsia="fr-FR"/>
              </w:rPr>
              <w:t>idDefinition</w:t>
            </w:r>
            <w:proofErr w:type="spellEnd"/>
            <w:proofErr w:type="gramEnd"/>
            <w:r w:rsidRPr="00EA7180">
              <w:rPr>
                <w:rFonts w:eastAsia="Times New Roman"/>
                <w:color w:val="000000"/>
                <w:sz w:val="18"/>
                <w:szCs w:val="18"/>
                <w:lang w:eastAsia="fr-FR"/>
              </w:rPr>
              <w:t xml:space="preserve">, </w:t>
            </w:r>
            <w:proofErr w:type="spellStart"/>
            <w:r w:rsidRPr="00EA7180">
              <w:rPr>
                <w:rFonts w:eastAsia="Times New Roman"/>
                <w:color w:val="000000"/>
                <w:sz w:val="18"/>
                <w:szCs w:val="18"/>
                <w:lang w:eastAsia="fr-FR"/>
              </w:rPr>
              <w:t>code_periode</w:t>
            </w:r>
            <w:proofErr w:type="spellEnd"/>
            <w:r w:rsidRPr="00EA7180">
              <w:rPr>
                <w:rFonts w:eastAsia="Times New Roman"/>
                <w:color w:val="000000"/>
                <w:sz w:val="18"/>
                <w:szCs w:val="18"/>
                <w:lang w:eastAsia="fr-FR"/>
              </w:rPr>
              <w:t>)</w:t>
            </w:r>
            <w:r w:rsidRPr="00EA7180">
              <w:rPr>
                <w:rFonts w:eastAsia="Times New Roman"/>
                <w:color w:val="000000"/>
                <w:sz w:val="18"/>
                <w:szCs w:val="18"/>
                <w:lang w:eastAsia="fr-FR"/>
              </w:rPr>
              <w:br/>
              <w:t>Selon le type de l'objet auquel se rapporte le format d'enseignement, la clé fonctionnelle est différente. D'où la description au travers de l'</w:t>
            </w:r>
            <w:proofErr w:type="spellStart"/>
            <w:r w:rsidRPr="00EA7180">
              <w:rPr>
                <w:rFonts w:eastAsia="Times New Roman"/>
                <w:color w:val="000000"/>
                <w:sz w:val="18"/>
                <w:szCs w:val="18"/>
                <w:lang w:eastAsia="fr-FR"/>
              </w:rPr>
              <w:t>idDefinition</w:t>
            </w:r>
            <w:proofErr w:type="spellEnd"/>
            <w:r w:rsidRPr="00EA7180">
              <w:rPr>
                <w:rFonts w:eastAsia="Times New Roman"/>
                <w:color w:val="000000"/>
                <w:sz w:val="18"/>
                <w:szCs w:val="18"/>
                <w:lang w:eastAsia="fr-FR"/>
              </w:rPr>
              <w:t>.</w:t>
            </w:r>
          </w:p>
        </w:tc>
        <w:tc>
          <w:tcPr>
            <w:tcW w:w="1092" w:type="pct"/>
            <w:shd w:val="clear" w:color="auto" w:fill="auto"/>
            <w:hideMark/>
          </w:tcPr>
          <w:p w14:paraId="11B04270"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spellStart"/>
            <w:proofErr w:type="gramStart"/>
            <w:r w:rsidRPr="00EA7180">
              <w:rPr>
                <w:rFonts w:eastAsia="Times New Roman"/>
                <w:color w:val="000000"/>
                <w:sz w:val="18"/>
                <w:szCs w:val="18"/>
                <w:lang w:eastAsia="fr-FR"/>
              </w:rPr>
              <w:t>schema</w:t>
            </w:r>
            <w:proofErr w:type="gramEnd"/>
            <w:r w:rsidRPr="00EA7180">
              <w:rPr>
                <w:rFonts w:eastAsia="Times New Roman"/>
                <w:color w:val="000000"/>
                <w:sz w:val="18"/>
                <w:szCs w:val="18"/>
                <w:lang w:eastAsia="fr-FR"/>
              </w:rPr>
              <w:t>_mof.format_enseignement</w:t>
            </w:r>
            <w:proofErr w:type="spellEnd"/>
          </w:p>
        </w:tc>
      </w:tr>
      <w:tr w:rsidR="00EA7180" w:rsidRPr="00EA7180" w14:paraId="58A02ADB" w14:textId="77777777" w:rsidTr="00EA7180">
        <w:trPr>
          <w:trHeight w:val="360"/>
        </w:trPr>
        <w:tc>
          <w:tcPr>
            <w:tcW w:w="921" w:type="pct"/>
            <w:shd w:val="clear" w:color="auto" w:fill="auto"/>
            <w:hideMark/>
          </w:tcPr>
          <w:p w14:paraId="174C1B10"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formation</w:t>
            </w:r>
            <w:proofErr w:type="gramEnd"/>
          </w:p>
        </w:tc>
        <w:tc>
          <w:tcPr>
            <w:tcW w:w="364" w:type="pct"/>
            <w:shd w:val="clear" w:color="auto" w:fill="auto"/>
            <w:hideMark/>
          </w:tcPr>
          <w:p w14:paraId="4D870A38"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COF</w:t>
            </w:r>
          </w:p>
        </w:tc>
        <w:tc>
          <w:tcPr>
            <w:tcW w:w="1528" w:type="pct"/>
            <w:shd w:val="clear" w:color="auto" w:fill="auto"/>
            <w:hideMark/>
          </w:tcPr>
          <w:p w14:paraId="509FD59E"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
        </w:tc>
        <w:tc>
          <w:tcPr>
            <w:tcW w:w="1095" w:type="pct"/>
            <w:shd w:val="clear" w:color="auto" w:fill="auto"/>
            <w:hideMark/>
          </w:tcPr>
          <w:p w14:paraId="7A2627ED"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w:t>
            </w:r>
            <w:proofErr w:type="spellStart"/>
            <w:proofErr w:type="gramStart"/>
            <w:r w:rsidRPr="00EA7180">
              <w:rPr>
                <w:rFonts w:eastAsia="Times New Roman"/>
                <w:color w:val="000000"/>
                <w:sz w:val="18"/>
                <w:szCs w:val="18"/>
                <w:lang w:eastAsia="fr-FR"/>
              </w:rPr>
              <w:t>code</w:t>
            </w:r>
            <w:proofErr w:type="gramEnd"/>
            <w:r w:rsidRPr="00EA7180">
              <w:rPr>
                <w:rFonts w:eastAsia="Times New Roman"/>
                <w:color w:val="000000"/>
                <w:sz w:val="18"/>
                <w:szCs w:val="18"/>
                <w:lang w:eastAsia="fr-FR"/>
              </w:rPr>
              <w:t>_etablissement</w:t>
            </w:r>
            <w:proofErr w:type="spellEnd"/>
            <w:r w:rsidRPr="00EA7180">
              <w:rPr>
                <w:rFonts w:eastAsia="Times New Roman"/>
                <w:color w:val="000000"/>
                <w:sz w:val="18"/>
                <w:szCs w:val="18"/>
                <w:lang w:eastAsia="fr-FR"/>
              </w:rPr>
              <w:t xml:space="preserve">, </w:t>
            </w:r>
            <w:proofErr w:type="spellStart"/>
            <w:r w:rsidRPr="00EA7180">
              <w:rPr>
                <w:rFonts w:eastAsia="Times New Roman"/>
                <w:color w:val="000000"/>
                <w:sz w:val="18"/>
                <w:szCs w:val="18"/>
                <w:lang w:eastAsia="fr-FR"/>
              </w:rPr>
              <w:t>code_formation</w:t>
            </w:r>
            <w:proofErr w:type="spellEnd"/>
            <w:r w:rsidRPr="00EA7180">
              <w:rPr>
                <w:rFonts w:eastAsia="Times New Roman"/>
                <w:color w:val="000000"/>
                <w:sz w:val="18"/>
                <w:szCs w:val="18"/>
                <w:lang w:eastAsia="fr-FR"/>
              </w:rPr>
              <w:t xml:space="preserve">, </w:t>
            </w:r>
            <w:r w:rsidRPr="00EA7180">
              <w:rPr>
                <w:rFonts w:eastAsia="Times New Roman"/>
                <w:color w:val="000000"/>
                <w:sz w:val="18"/>
                <w:szCs w:val="18"/>
                <w:lang w:eastAsia="fr-FR"/>
              </w:rPr>
              <w:lastRenderedPageBreak/>
              <w:t xml:space="preserve">version) </w:t>
            </w:r>
            <w:r w:rsidRPr="00EA7180">
              <w:rPr>
                <w:rFonts w:eastAsia="Times New Roman"/>
                <w:color w:val="000000"/>
                <w:sz w:val="18"/>
                <w:szCs w:val="18"/>
                <w:lang w:eastAsia="fr-FR"/>
              </w:rPr>
              <w:br/>
              <w:t xml:space="preserve">Le </w:t>
            </w:r>
            <w:proofErr w:type="spellStart"/>
            <w:r w:rsidRPr="00EA7180">
              <w:rPr>
                <w:rFonts w:eastAsia="Times New Roman"/>
                <w:color w:val="000000"/>
                <w:sz w:val="18"/>
                <w:szCs w:val="18"/>
                <w:lang w:eastAsia="fr-FR"/>
              </w:rPr>
              <w:t>code_etablissement</w:t>
            </w:r>
            <w:proofErr w:type="spellEnd"/>
            <w:r w:rsidRPr="00EA7180">
              <w:rPr>
                <w:rFonts w:eastAsia="Times New Roman"/>
                <w:color w:val="000000"/>
                <w:sz w:val="18"/>
                <w:szCs w:val="18"/>
                <w:lang w:eastAsia="fr-FR"/>
              </w:rPr>
              <w:t xml:space="preserve"> pointe vers une structure</w:t>
            </w:r>
            <w:r w:rsidRPr="00EA7180">
              <w:rPr>
                <w:rFonts w:eastAsia="Times New Roman"/>
                <w:color w:val="000000"/>
                <w:sz w:val="18"/>
                <w:szCs w:val="18"/>
                <w:lang w:eastAsia="fr-FR"/>
              </w:rPr>
              <w:br/>
              <w:t>unique de par l'ajout de la version</w:t>
            </w:r>
          </w:p>
        </w:tc>
        <w:tc>
          <w:tcPr>
            <w:tcW w:w="1092" w:type="pct"/>
            <w:shd w:val="clear" w:color="auto" w:fill="auto"/>
            <w:hideMark/>
          </w:tcPr>
          <w:p w14:paraId="24D69F0B"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spellStart"/>
            <w:proofErr w:type="gramStart"/>
            <w:r w:rsidRPr="00EA7180">
              <w:rPr>
                <w:rFonts w:eastAsia="Times New Roman"/>
                <w:color w:val="000000"/>
                <w:sz w:val="18"/>
                <w:szCs w:val="18"/>
                <w:lang w:eastAsia="fr-FR"/>
              </w:rPr>
              <w:lastRenderedPageBreak/>
              <w:t>schema</w:t>
            </w:r>
            <w:proofErr w:type="gramEnd"/>
            <w:r w:rsidRPr="00EA7180">
              <w:rPr>
                <w:rFonts w:eastAsia="Times New Roman"/>
                <w:color w:val="000000"/>
                <w:sz w:val="18"/>
                <w:szCs w:val="18"/>
                <w:lang w:eastAsia="fr-FR"/>
              </w:rPr>
              <w:t>_mof.maquette</w:t>
            </w:r>
            <w:proofErr w:type="spellEnd"/>
          </w:p>
        </w:tc>
      </w:tr>
      <w:tr w:rsidR="00EA7180" w:rsidRPr="00EA7180" w14:paraId="2D744B6B" w14:textId="77777777" w:rsidTr="00EA7180">
        <w:trPr>
          <w:trHeight w:val="360"/>
        </w:trPr>
        <w:tc>
          <w:tcPr>
            <w:tcW w:w="921" w:type="pct"/>
            <w:shd w:val="clear" w:color="auto" w:fill="auto"/>
            <w:hideMark/>
          </w:tcPr>
          <w:p w14:paraId="139906CD"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spellStart"/>
            <w:proofErr w:type="gramStart"/>
            <w:r w:rsidRPr="00EA7180">
              <w:rPr>
                <w:rFonts w:eastAsia="Times New Roman"/>
                <w:color w:val="000000"/>
                <w:sz w:val="18"/>
                <w:szCs w:val="18"/>
                <w:lang w:eastAsia="fr-FR"/>
              </w:rPr>
              <w:t>formation</w:t>
            </w:r>
            <w:proofErr w:type="gramEnd"/>
            <w:r w:rsidRPr="00EA7180">
              <w:rPr>
                <w:rFonts w:eastAsia="Times New Roman"/>
                <w:color w:val="000000"/>
                <w:sz w:val="18"/>
                <w:szCs w:val="18"/>
                <w:lang w:eastAsia="fr-FR"/>
              </w:rPr>
              <w:t>_moe</w:t>
            </w:r>
            <w:proofErr w:type="spellEnd"/>
          </w:p>
        </w:tc>
        <w:tc>
          <w:tcPr>
            <w:tcW w:w="364" w:type="pct"/>
            <w:shd w:val="clear" w:color="auto" w:fill="auto"/>
            <w:hideMark/>
          </w:tcPr>
          <w:p w14:paraId="448378E5"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MOF</w:t>
            </w:r>
          </w:p>
        </w:tc>
        <w:tc>
          <w:tcPr>
            <w:tcW w:w="1528" w:type="pct"/>
            <w:shd w:val="clear" w:color="auto" w:fill="auto"/>
            <w:hideMark/>
          </w:tcPr>
          <w:p w14:paraId="02C1C356"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 xml:space="preserve">Définition identique à celle d'une formation, décliné pour une période de mise en </w:t>
            </w:r>
            <w:proofErr w:type="spellStart"/>
            <w:r w:rsidRPr="00EA7180">
              <w:rPr>
                <w:rFonts w:eastAsia="Times New Roman"/>
                <w:color w:val="000000"/>
                <w:sz w:val="18"/>
                <w:szCs w:val="18"/>
                <w:lang w:eastAsia="fr-FR"/>
              </w:rPr>
              <w:t>oeuvre</w:t>
            </w:r>
            <w:proofErr w:type="spellEnd"/>
          </w:p>
        </w:tc>
        <w:tc>
          <w:tcPr>
            <w:tcW w:w="1095" w:type="pct"/>
            <w:shd w:val="clear" w:color="auto" w:fill="auto"/>
            <w:hideMark/>
          </w:tcPr>
          <w:p w14:paraId="711DA291"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w:t>
            </w:r>
            <w:proofErr w:type="spellStart"/>
            <w:proofErr w:type="gramStart"/>
            <w:r w:rsidRPr="00EA7180">
              <w:rPr>
                <w:rFonts w:eastAsia="Times New Roman"/>
                <w:color w:val="000000"/>
                <w:sz w:val="18"/>
                <w:szCs w:val="18"/>
                <w:lang w:eastAsia="fr-FR"/>
              </w:rPr>
              <w:t>code</w:t>
            </w:r>
            <w:proofErr w:type="gramEnd"/>
            <w:r w:rsidRPr="00EA7180">
              <w:rPr>
                <w:rFonts w:eastAsia="Times New Roman"/>
                <w:color w:val="000000"/>
                <w:sz w:val="18"/>
                <w:szCs w:val="18"/>
                <w:lang w:eastAsia="fr-FR"/>
              </w:rPr>
              <w:t>_periode</w:t>
            </w:r>
            <w:proofErr w:type="spellEnd"/>
            <w:r w:rsidRPr="00EA7180">
              <w:rPr>
                <w:rFonts w:eastAsia="Times New Roman"/>
                <w:color w:val="000000"/>
                <w:sz w:val="18"/>
                <w:szCs w:val="18"/>
                <w:lang w:eastAsia="fr-FR"/>
              </w:rPr>
              <w:t xml:space="preserve">, </w:t>
            </w:r>
            <w:proofErr w:type="spellStart"/>
            <w:r w:rsidRPr="00EA7180">
              <w:rPr>
                <w:rFonts w:eastAsia="Times New Roman"/>
                <w:color w:val="000000"/>
                <w:sz w:val="18"/>
                <w:szCs w:val="18"/>
                <w:lang w:eastAsia="fr-FR"/>
              </w:rPr>
              <w:t>code_etablissement</w:t>
            </w:r>
            <w:proofErr w:type="spellEnd"/>
            <w:r w:rsidRPr="00EA7180">
              <w:rPr>
                <w:rFonts w:eastAsia="Times New Roman"/>
                <w:color w:val="000000"/>
                <w:sz w:val="18"/>
                <w:szCs w:val="18"/>
                <w:lang w:eastAsia="fr-FR"/>
              </w:rPr>
              <w:t xml:space="preserve">, </w:t>
            </w:r>
            <w:proofErr w:type="spellStart"/>
            <w:r w:rsidRPr="00EA7180">
              <w:rPr>
                <w:rFonts w:eastAsia="Times New Roman"/>
                <w:color w:val="000000"/>
                <w:sz w:val="18"/>
                <w:szCs w:val="18"/>
                <w:lang w:eastAsia="fr-FR"/>
              </w:rPr>
              <w:t>code_formation</w:t>
            </w:r>
            <w:proofErr w:type="spellEnd"/>
            <w:r w:rsidRPr="00EA7180">
              <w:rPr>
                <w:rFonts w:eastAsia="Times New Roman"/>
                <w:color w:val="000000"/>
                <w:sz w:val="18"/>
                <w:szCs w:val="18"/>
                <w:lang w:eastAsia="fr-FR"/>
              </w:rPr>
              <w:t xml:space="preserve">, version) </w:t>
            </w:r>
          </w:p>
        </w:tc>
        <w:tc>
          <w:tcPr>
            <w:tcW w:w="1092" w:type="pct"/>
            <w:shd w:val="clear" w:color="auto" w:fill="auto"/>
            <w:hideMark/>
          </w:tcPr>
          <w:p w14:paraId="18F29614"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spellStart"/>
            <w:proofErr w:type="gramStart"/>
            <w:r w:rsidRPr="00EA7180">
              <w:rPr>
                <w:rFonts w:eastAsia="Times New Roman"/>
                <w:color w:val="000000"/>
                <w:sz w:val="18"/>
                <w:szCs w:val="18"/>
                <w:lang w:eastAsia="fr-FR"/>
              </w:rPr>
              <w:t>schema</w:t>
            </w:r>
            <w:proofErr w:type="gramEnd"/>
            <w:r w:rsidRPr="00EA7180">
              <w:rPr>
                <w:rFonts w:eastAsia="Times New Roman"/>
                <w:color w:val="000000"/>
                <w:sz w:val="18"/>
                <w:szCs w:val="18"/>
                <w:lang w:eastAsia="fr-FR"/>
              </w:rPr>
              <w:t>_mof.formation</w:t>
            </w:r>
            <w:proofErr w:type="spellEnd"/>
          </w:p>
        </w:tc>
      </w:tr>
      <w:tr w:rsidR="00EA7180" w:rsidRPr="00EA7180" w14:paraId="35B5EB1A" w14:textId="77777777" w:rsidTr="00EA7180">
        <w:trPr>
          <w:trHeight w:val="360"/>
        </w:trPr>
        <w:tc>
          <w:tcPr>
            <w:tcW w:w="921" w:type="pct"/>
            <w:shd w:val="clear" w:color="auto" w:fill="auto"/>
            <w:hideMark/>
          </w:tcPr>
          <w:p w14:paraId="617E0CA7"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groupe</w:t>
            </w:r>
            <w:proofErr w:type="gramEnd"/>
          </w:p>
        </w:tc>
        <w:tc>
          <w:tcPr>
            <w:tcW w:w="364" w:type="pct"/>
            <w:shd w:val="clear" w:color="auto" w:fill="auto"/>
            <w:hideMark/>
          </w:tcPr>
          <w:p w14:paraId="2A40277F"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MOF</w:t>
            </w:r>
          </w:p>
        </w:tc>
        <w:tc>
          <w:tcPr>
            <w:tcW w:w="1528" w:type="pct"/>
            <w:shd w:val="clear" w:color="auto" w:fill="auto"/>
            <w:hideMark/>
          </w:tcPr>
          <w:p w14:paraId="7A380B2D"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Une entité permettant de diviser une population d'étudiants inscrits administrativement ou pédagogiquement. C'est aussi une entité permettant d'identifier une population spécifique d'étudiants inscrits administrativement ou pédagogiquement.</w:t>
            </w:r>
            <w:r w:rsidRPr="00EA7180">
              <w:rPr>
                <w:rFonts w:eastAsia="Times New Roman"/>
                <w:color w:val="000000"/>
                <w:sz w:val="18"/>
                <w:szCs w:val="18"/>
                <w:lang w:eastAsia="fr-FR"/>
              </w:rPr>
              <w:br/>
              <w:t>Exemples : groupes de CM, TP, TD, tronc commun, langage, sport, niveau, parcours, projet, etc.</w:t>
            </w:r>
          </w:p>
        </w:tc>
        <w:tc>
          <w:tcPr>
            <w:tcW w:w="1095" w:type="pct"/>
            <w:shd w:val="clear" w:color="auto" w:fill="auto"/>
            <w:hideMark/>
          </w:tcPr>
          <w:p w14:paraId="1E55075C"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w:t>
            </w:r>
            <w:proofErr w:type="spellStart"/>
            <w:proofErr w:type="gramStart"/>
            <w:r w:rsidRPr="00EA7180">
              <w:rPr>
                <w:rFonts w:eastAsia="Times New Roman"/>
                <w:color w:val="000000"/>
                <w:sz w:val="18"/>
                <w:szCs w:val="18"/>
                <w:lang w:eastAsia="fr-FR"/>
              </w:rPr>
              <w:t>code</w:t>
            </w:r>
            <w:proofErr w:type="gramEnd"/>
            <w:r w:rsidRPr="00EA7180">
              <w:rPr>
                <w:rFonts w:eastAsia="Times New Roman"/>
                <w:color w:val="000000"/>
                <w:sz w:val="18"/>
                <w:szCs w:val="18"/>
                <w:lang w:eastAsia="fr-FR"/>
              </w:rPr>
              <w:t>_periode</w:t>
            </w:r>
            <w:proofErr w:type="spellEnd"/>
            <w:r w:rsidRPr="00EA7180">
              <w:rPr>
                <w:rFonts w:eastAsia="Times New Roman"/>
                <w:color w:val="000000"/>
                <w:sz w:val="18"/>
                <w:szCs w:val="18"/>
                <w:lang w:eastAsia="fr-FR"/>
              </w:rPr>
              <w:t xml:space="preserve">, </w:t>
            </w:r>
            <w:proofErr w:type="spellStart"/>
            <w:r w:rsidRPr="00EA7180">
              <w:rPr>
                <w:rFonts w:eastAsia="Times New Roman"/>
                <w:color w:val="000000"/>
                <w:sz w:val="18"/>
                <w:szCs w:val="18"/>
                <w:lang w:eastAsia="fr-FR"/>
              </w:rPr>
              <w:t>code_composition</w:t>
            </w:r>
            <w:proofErr w:type="spellEnd"/>
            <w:r w:rsidRPr="00EA7180">
              <w:rPr>
                <w:rFonts w:eastAsia="Times New Roman"/>
                <w:color w:val="000000"/>
                <w:sz w:val="18"/>
                <w:szCs w:val="18"/>
                <w:lang w:eastAsia="fr-FR"/>
              </w:rPr>
              <w:t xml:space="preserve">, </w:t>
            </w:r>
            <w:proofErr w:type="spellStart"/>
            <w:r w:rsidRPr="00EA7180">
              <w:rPr>
                <w:rFonts w:eastAsia="Times New Roman"/>
                <w:color w:val="000000"/>
                <w:sz w:val="18"/>
                <w:szCs w:val="18"/>
                <w:lang w:eastAsia="fr-FR"/>
              </w:rPr>
              <w:t>code_groupe</w:t>
            </w:r>
            <w:proofErr w:type="spellEnd"/>
            <w:r w:rsidRPr="00EA7180">
              <w:rPr>
                <w:rFonts w:eastAsia="Times New Roman"/>
                <w:color w:val="000000"/>
                <w:sz w:val="18"/>
                <w:szCs w:val="18"/>
                <w:lang w:eastAsia="fr-FR"/>
              </w:rPr>
              <w:t>)</w:t>
            </w:r>
          </w:p>
        </w:tc>
        <w:tc>
          <w:tcPr>
            <w:tcW w:w="1092" w:type="pct"/>
            <w:shd w:val="clear" w:color="auto" w:fill="auto"/>
            <w:hideMark/>
          </w:tcPr>
          <w:p w14:paraId="3F081FBA"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spellStart"/>
            <w:proofErr w:type="gramStart"/>
            <w:r w:rsidRPr="00EA7180">
              <w:rPr>
                <w:rFonts w:eastAsia="Times New Roman"/>
                <w:color w:val="000000"/>
                <w:sz w:val="18"/>
                <w:szCs w:val="18"/>
                <w:lang w:eastAsia="fr-FR"/>
              </w:rPr>
              <w:t>schema</w:t>
            </w:r>
            <w:proofErr w:type="gramEnd"/>
            <w:r w:rsidRPr="00EA7180">
              <w:rPr>
                <w:rFonts w:eastAsia="Times New Roman"/>
                <w:color w:val="000000"/>
                <w:sz w:val="18"/>
                <w:szCs w:val="18"/>
                <w:lang w:eastAsia="fr-FR"/>
              </w:rPr>
              <w:t>_mof.groupe</w:t>
            </w:r>
            <w:proofErr w:type="spellEnd"/>
          </w:p>
        </w:tc>
      </w:tr>
      <w:tr w:rsidR="00EA7180" w:rsidRPr="00EA7180" w14:paraId="22C66A21" w14:textId="77777777" w:rsidTr="00EA7180">
        <w:trPr>
          <w:trHeight w:val="360"/>
        </w:trPr>
        <w:tc>
          <w:tcPr>
            <w:tcW w:w="921" w:type="pct"/>
            <w:shd w:val="clear" w:color="auto" w:fill="auto"/>
            <w:hideMark/>
          </w:tcPr>
          <w:p w14:paraId="1F0917B1"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groupement</w:t>
            </w:r>
            <w:proofErr w:type="gramEnd"/>
          </w:p>
        </w:tc>
        <w:tc>
          <w:tcPr>
            <w:tcW w:w="364" w:type="pct"/>
            <w:shd w:val="clear" w:color="auto" w:fill="auto"/>
            <w:hideMark/>
          </w:tcPr>
          <w:p w14:paraId="0C9BD2D1"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COF</w:t>
            </w:r>
          </w:p>
        </w:tc>
        <w:tc>
          <w:tcPr>
            <w:tcW w:w="1528" w:type="pct"/>
            <w:shd w:val="clear" w:color="auto" w:fill="auto"/>
            <w:hideMark/>
          </w:tcPr>
          <w:p w14:paraId="50F3492F"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Un groupement est un objet - conteneur permettant de :</w:t>
            </w:r>
            <w:r w:rsidRPr="00EA7180">
              <w:rPr>
                <w:rFonts w:eastAsia="Times New Roman"/>
                <w:color w:val="000000"/>
                <w:sz w:val="18"/>
                <w:szCs w:val="18"/>
                <w:lang w:eastAsia="fr-FR"/>
              </w:rPr>
              <w:br/>
              <w:t>regrouper des objets de formation entre eux en vue de proposer des choix à l'étudiant lors de son choix de cursus</w:t>
            </w:r>
            <w:r w:rsidRPr="00EA7180">
              <w:rPr>
                <w:rFonts w:eastAsia="Times New Roman"/>
                <w:color w:val="000000"/>
                <w:sz w:val="18"/>
                <w:szCs w:val="18"/>
                <w:lang w:eastAsia="fr-FR"/>
              </w:rPr>
              <w:br/>
              <w:t xml:space="preserve">        ou</w:t>
            </w:r>
            <w:r w:rsidRPr="00EA7180">
              <w:rPr>
                <w:rFonts w:eastAsia="Times New Roman"/>
                <w:color w:val="000000"/>
                <w:sz w:val="18"/>
                <w:szCs w:val="18"/>
                <w:lang w:eastAsia="fr-FR"/>
              </w:rPr>
              <w:br/>
              <w:t>regrouper des objets de formation pour faciliter la réutilisation dans une autre formation ou pour faciliter la lisibilité de l'offre de formation</w:t>
            </w:r>
            <w:r w:rsidRPr="00EA7180">
              <w:rPr>
                <w:rFonts w:eastAsia="Times New Roman"/>
                <w:color w:val="000000"/>
                <w:sz w:val="18"/>
                <w:szCs w:val="18"/>
                <w:lang w:eastAsia="fr-FR"/>
              </w:rPr>
              <w:br/>
              <w:t>Un groupement peut être ou non à choix.</w:t>
            </w:r>
            <w:r w:rsidRPr="00EA7180">
              <w:rPr>
                <w:rFonts w:eastAsia="Times New Roman"/>
                <w:color w:val="000000"/>
                <w:sz w:val="18"/>
                <w:szCs w:val="18"/>
                <w:lang w:eastAsia="fr-FR"/>
              </w:rPr>
              <w:br/>
              <w:t>Un groupement n'est pas un objet hiérarchisé.</w:t>
            </w:r>
          </w:p>
        </w:tc>
        <w:tc>
          <w:tcPr>
            <w:tcW w:w="1095" w:type="pct"/>
            <w:shd w:val="clear" w:color="auto" w:fill="auto"/>
            <w:hideMark/>
          </w:tcPr>
          <w:p w14:paraId="351D3FC9"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w:t>
            </w:r>
            <w:proofErr w:type="spellStart"/>
            <w:proofErr w:type="gramStart"/>
            <w:r w:rsidRPr="00EA7180">
              <w:rPr>
                <w:rFonts w:eastAsia="Times New Roman"/>
                <w:color w:val="000000"/>
                <w:sz w:val="18"/>
                <w:szCs w:val="18"/>
                <w:lang w:eastAsia="fr-FR"/>
              </w:rPr>
              <w:t>code</w:t>
            </w:r>
            <w:proofErr w:type="gramEnd"/>
            <w:r w:rsidRPr="00EA7180">
              <w:rPr>
                <w:rFonts w:eastAsia="Times New Roman"/>
                <w:color w:val="000000"/>
                <w:sz w:val="18"/>
                <w:szCs w:val="18"/>
                <w:lang w:eastAsia="fr-FR"/>
              </w:rPr>
              <w:t>_groupement</w:t>
            </w:r>
            <w:proofErr w:type="spellEnd"/>
            <w:r w:rsidRPr="00EA7180">
              <w:rPr>
                <w:rFonts w:eastAsia="Times New Roman"/>
                <w:color w:val="000000"/>
                <w:sz w:val="18"/>
                <w:szCs w:val="18"/>
                <w:lang w:eastAsia="fr-FR"/>
              </w:rPr>
              <w:t>, version)</w:t>
            </w:r>
            <w:r w:rsidRPr="00EA7180">
              <w:rPr>
                <w:rFonts w:eastAsia="Times New Roman"/>
                <w:color w:val="000000"/>
                <w:sz w:val="18"/>
                <w:szCs w:val="18"/>
                <w:lang w:eastAsia="fr-FR"/>
              </w:rPr>
              <w:br/>
              <w:t>Attention au cas des objets mutualisés qui sont indépendants des versions</w:t>
            </w:r>
          </w:p>
        </w:tc>
        <w:tc>
          <w:tcPr>
            <w:tcW w:w="1092" w:type="pct"/>
            <w:shd w:val="clear" w:color="auto" w:fill="auto"/>
            <w:hideMark/>
          </w:tcPr>
          <w:p w14:paraId="3E24BF29"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spellStart"/>
            <w:proofErr w:type="gramStart"/>
            <w:r w:rsidRPr="00EA7180">
              <w:rPr>
                <w:rFonts w:eastAsia="Times New Roman"/>
                <w:color w:val="000000"/>
                <w:sz w:val="18"/>
                <w:szCs w:val="18"/>
                <w:lang w:eastAsia="fr-FR"/>
              </w:rPr>
              <w:t>schema</w:t>
            </w:r>
            <w:proofErr w:type="gramEnd"/>
            <w:r w:rsidRPr="00EA7180">
              <w:rPr>
                <w:rFonts w:eastAsia="Times New Roman"/>
                <w:color w:val="000000"/>
                <w:sz w:val="18"/>
                <w:szCs w:val="18"/>
                <w:lang w:eastAsia="fr-FR"/>
              </w:rPr>
              <w:t>_mof.maquette_groupement</w:t>
            </w:r>
            <w:proofErr w:type="spellEnd"/>
          </w:p>
        </w:tc>
      </w:tr>
      <w:tr w:rsidR="00EA7180" w:rsidRPr="00EA7180" w14:paraId="05D9C321" w14:textId="77777777" w:rsidTr="00EA7180">
        <w:trPr>
          <w:trHeight w:val="360"/>
        </w:trPr>
        <w:tc>
          <w:tcPr>
            <w:tcW w:w="921" w:type="pct"/>
            <w:shd w:val="clear" w:color="auto" w:fill="auto"/>
            <w:hideMark/>
          </w:tcPr>
          <w:p w14:paraId="30E22C7C"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inscription</w:t>
            </w:r>
            <w:proofErr w:type="gramEnd"/>
          </w:p>
        </w:tc>
        <w:tc>
          <w:tcPr>
            <w:tcW w:w="364" w:type="pct"/>
            <w:shd w:val="clear" w:color="auto" w:fill="auto"/>
            <w:hideMark/>
          </w:tcPr>
          <w:p w14:paraId="4FBF1AFB"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INS</w:t>
            </w:r>
          </w:p>
        </w:tc>
        <w:tc>
          <w:tcPr>
            <w:tcW w:w="1528" w:type="pct"/>
            <w:shd w:val="clear" w:color="auto" w:fill="auto"/>
            <w:hideMark/>
          </w:tcPr>
          <w:p w14:paraId="717AF682"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 xml:space="preserve">L'inscription (administrative) permet à l'apprenant de régler ses droits d'inscription, </w:t>
            </w:r>
            <w:proofErr w:type="gramStart"/>
            <w:r w:rsidRPr="00EA7180">
              <w:rPr>
                <w:rFonts w:eastAsia="Times New Roman"/>
                <w:color w:val="000000"/>
                <w:sz w:val="18"/>
                <w:szCs w:val="18"/>
                <w:lang w:eastAsia="fr-FR"/>
              </w:rPr>
              <w:t>d'obtenir  ses</w:t>
            </w:r>
            <w:proofErr w:type="gramEnd"/>
            <w:r w:rsidRPr="00EA7180">
              <w:rPr>
                <w:rFonts w:eastAsia="Times New Roman"/>
                <w:color w:val="000000"/>
                <w:sz w:val="18"/>
                <w:szCs w:val="18"/>
                <w:lang w:eastAsia="fr-FR"/>
              </w:rPr>
              <w:t xml:space="preserve"> documents administratifs (carte d'étudiant, certificats de scolarité) et d'accéder aux services numériques. </w:t>
            </w:r>
            <w:r w:rsidRPr="00EA7180">
              <w:rPr>
                <w:rFonts w:eastAsia="Times New Roman"/>
                <w:color w:val="000000"/>
                <w:sz w:val="18"/>
                <w:szCs w:val="18"/>
                <w:lang w:eastAsia="fr-FR"/>
              </w:rPr>
              <w:br/>
              <w:t xml:space="preserve">Cycle de vie de l'inscription : </w:t>
            </w:r>
            <w:proofErr w:type="spellStart"/>
            <w:r w:rsidRPr="00EA7180">
              <w:rPr>
                <w:rFonts w:eastAsia="Times New Roman"/>
                <w:color w:val="000000"/>
                <w:sz w:val="18"/>
                <w:szCs w:val="18"/>
                <w:lang w:eastAsia="fr-FR"/>
              </w:rPr>
              <w:t>Voeu</w:t>
            </w:r>
            <w:proofErr w:type="spellEnd"/>
            <w:r w:rsidRPr="00EA7180">
              <w:rPr>
                <w:rFonts w:eastAsia="Times New Roman"/>
                <w:color w:val="000000"/>
                <w:sz w:val="18"/>
                <w:szCs w:val="18"/>
                <w:lang w:eastAsia="fr-FR"/>
              </w:rPr>
              <w:t xml:space="preserve"> (</w:t>
            </w:r>
            <w:proofErr w:type="spellStart"/>
            <w:r w:rsidRPr="00EA7180">
              <w:rPr>
                <w:rFonts w:eastAsia="Times New Roman"/>
                <w:color w:val="000000"/>
                <w:sz w:val="18"/>
                <w:szCs w:val="18"/>
                <w:lang w:eastAsia="fr-FR"/>
              </w:rPr>
              <w:t>pré inscription</w:t>
            </w:r>
            <w:proofErr w:type="spellEnd"/>
            <w:r w:rsidRPr="00EA7180">
              <w:rPr>
                <w:rFonts w:eastAsia="Times New Roman"/>
                <w:color w:val="000000"/>
                <w:sz w:val="18"/>
                <w:szCs w:val="18"/>
                <w:lang w:eastAsia="fr-FR"/>
              </w:rPr>
              <w:t>) - Non démarrée - En cours - Validée</w:t>
            </w:r>
          </w:p>
        </w:tc>
        <w:tc>
          <w:tcPr>
            <w:tcW w:w="1095" w:type="pct"/>
            <w:shd w:val="clear" w:color="auto" w:fill="auto"/>
            <w:hideMark/>
          </w:tcPr>
          <w:p w14:paraId="3D409CF5"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w:t>
            </w:r>
            <w:proofErr w:type="spellStart"/>
            <w:proofErr w:type="gramStart"/>
            <w:r w:rsidRPr="00EA7180">
              <w:rPr>
                <w:rFonts w:eastAsia="Times New Roman"/>
                <w:color w:val="000000"/>
                <w:sz w:val="18"/>
                <w:szCs w:val="18"/>
                <w:lang w:eastAsia="fr-FR"/>
              </w:rPr>
              <w:t>code</w:t>
            </w:r>
            <w:proofErr w:type="gramEnd"/>
            <w:r w:rsidRPr="00EA7180">
              <w:rPr>
                <w:rFonts w:eastAsia="Times New Roman"/>
                <w:color w:val="000000"/>
                <w:sz w:val="18"/>
                <w:szCs w:val="18"/>
                <w:lang w:eastAsia="fr-FR"/>
              </w:rPr>
              <w:t>_etablissement</w:t>
            </w:r>
            <w:proofErr w:type="spellEnd"/>
            <w:r w:rsidRPr="00EA7180">
              <w:rPr>
                <w:rFonts w:eastAsia="Times New Roman"/>
                <w:color w:val="000000"/>
                <w:sz w:val="18"/>
                <w:szCs w:val="18"/>
                <w:lang w:eastAsia="fr-FR"/>
              </w:rPr>
              <w:t xml:space="preserve">, </w:t>
            </w:r>
            <w:proofErr w:type="spellStart"/>
            <w:r w:rsidRPr="00EA7180">
              <w:rPr>
                <w:rFonts w:eastAsia="Times New Roman"/>
                <w:color w:val="000000"/>
                <w:sz w:val="18"/>
                <w:szCs w:val="18"/>
                <w:lang w:eastAsia="fr-FR"/>
              </w:rPr>
              <w:t>code_periode</w:t>
            </w:r>
            <w:proofErr w:type="spellEnd"/>
            <w:r w:rsidRPr="00EA7180">
              <w:rPr>
                <w:rFonts w:eastAsia="Times New Roman"/>
                <w:color w:val="000000"/>
                <w:sz w:val="18"/>
                <w:szCs w:val="18"/>
                <w:lang w:eastAsia="fr-FR"/>
              </w:rPr>
              <w:t xml:space="preserve">, chemin, </w:t>
            </w:r>
            <w:proofErr w:type="spellStart"/>
            <w:r w:rsidRPr="00EA7180">
              <w:rPr>
                <w:rFonts w:eastAsia="Times New Roman"/>
                <w:color w:val="000000"/>
                <w:sz w:val="18"/>
                <w:szCs w:val="18"/>
                <w:lang w:eastAsia="fr-FR"/>
              </w:rPr>
              <w:t>code_apprenant</w:t>
            </w:r>
            <w:proofErr w:type="spellEnd"/>
            <w:r w:rsidRPr="00EA7180">
              <w:rPr>
                <w:rFonts w:eastAsia="Times New Roman"/>
                <w:color w:val="000000"/>
                <w:sz w:val="18"/>
                <w:szCs w:val="18"/>
                <w:lang w:eastAsia="fr-FR"/>
              </w:rPr>
              <w:t>)</w:t>
            </w:r>
          </w:p>
        </w:tc>
        <w:tc>
          <w:tcPr>
            <w:tcW w:w="1092" w:type="pct"/>
            <w:shd w:val="clear" w:color="auto" w:fill="auto"/>
            <w:hideMark/>
          </w:tcPr>
          <w:p w14:paraId="72D238CB"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spellStart"/>
            <w:proofErr w:type="gramStart"/>
            <w:r w:rsidRPr="00EA7180">
              <w:rPr>
                <w:rFonts w:eastAsia="Times New Roman"/>
                <w:color w:val="000000"/>
                <w:sz w:val="18"/>
                <w:szCs w:val="18"/>
                <w:lang w:eastAsia="fr-FR"/>
              </w:rPr>
              <w:t>schema</w:t>
            </w:r>
            <w:proofErr w:type="gramEnd"/>
            <w:r w:rsidRPr="00EA7180">
              <w:rPr>
                <w:rFonts w:eastAsia="Times New Roman"/>
                <w:color w:val="000000"/>
                <w:sz w:val="18"/>
                <w:szCs w:val="18"/>
                <w:lang w:eastAsia="fr-FR"/>
              </w:rPr>
              <w:t>_gestion.inscription</w:t>
            </w:r>
            <w:proofErr w:type="spellEnd"/>
          </w:p>
        </w:tc>
      </w:tr>
      <w:tr w:rsidR="00EA7180" w:rsidRPr="00EA7180" w14:paraId="399D3B31" w14:textId="77777777" w:rsidTr="00EA7180">
        <w:trPr>
          <w:trHeight w:val="360"/>
        </w:trPr>
        <w:tc>
          <w:tcPr>
            <w:tcW w:w="921" w:type="pct"/>
            <w:shd w:val="clear" w:color="auto" w:fill="auto"/>
            <w:hideMark/>
          </w:tcPr>
          <w:p w14:paraId="0E1F7460"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spellStart"/>
            <w:proofErr w:type="gramStart"/>
            <w:r w:rsidRPr="00EA7180">
              <w:rPr>
                <w:rFonts w:eastAsia="Times New Roman"/>
                <w:color w:val="000000"/>
                <w:sz w:val="18"/>
                <w:szCs w:val="18"/>
                <w:lang w:eastAsia="fr-FR"/>
              </w:rPr>
              <w:t>inscription</w:t>
            </w:r>
            <w:proofErr w:type="gramEnd"/>
            <w:r w:rsidRPr="00EA7180">
              <w:rPr>
                <w:rFonts w:eastAsia="Times New Roman"/>
                <w:color w:val="000000"/>
                <w:sz w:val="18"/>
                <w:szCs w:val="18"/>
                <w:lang w:eastAsia="fr-FR"/>
              </w:rPr>
              <w:t>_piece</w:t>
            </w:r>
            <w:proofErr w:type="spellEnd"/>
          </w:p>
        </w:tc>
        <w:tc>
          <w:tcPr>
            <w:tcW w:w="364" w:type="pct"/>
            <w:shd w:val="clear" w:color="auto" w:fill="auto"/>
            <w:hideMark/>
          </w:tcPr>
          <w:p w14:paraId="5585751D"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INS</w:t>
            </w:r>
          </w:p>
        </w:tc>
        <w:tc>
          <w:tcPr>
            <w:tcW w:w="1528" w:type="pct"/>
            <w:shd w:val="clear" w:color="auto" w:fill="auto"/>
            <w:hideMark/>
          </w:tcPr>
          <w:p w14:paraId="7BEACC06"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 xml:space="preserve">Une </w:t>
            </w:r>
            <w:proofErr w:type="gramStart"/>
            <w:r w:rsidRPr="00EA7180">
              <w:rPr>
                <w:rFonts w:eastAsia="Times New Roman"/>
                <w:color w:val="000000"/>
                <w:sz w:val="18"/>
                <w:szCs w:val="18"/>
                <w:lang w:eastAsia="fr-FR"/>
              </w:rPr>
              <w:t>pièce  à</w:t>
            </w:r>
            <w:proofErr w:type="gramEnd"/>
            <w:r w:rsidRPr="00EA7180">
              <w:rPr>
                <w:rFonts w:eastAsia="Times New Roman"/>
                <w:color w:val="000000"/>
                <w:sz w:val="18"/>
                <w:szCs w:val="18"/>
                <w:lang w:eastAsia="fr-FR"/>
              </w:rPr>
              <w:t xml:space="preserve"> fournir est un document à fournir par l'apprenant pour valider son inscription. Une pièce à fournir est demandée en fonction de la situation de l'apprenant et de la formation sur laquelle il s'inscrit.</w:t>
            </w:r>
            <w:r w:rsidRPr="00EA7180">
              <w:rPr>
                <w:rFonts w:eastAsia="Times New Roman"/>
                <w:color w:val="000000"/>
                <w:sz w:val="18"/>
                <w:szCs w:val="18"/>
                <w:lang w:eastAsia="fr-FR"/>
              </w:rPr>
              <w:br/>
              <w:t>Cycle de vie d'une pièce à fournir : en attente, à vérifier, acceptée, refusée</w:t>
            </w:r>
          </w:p>
        </w:tc>
        <w:tc>
          <w:tcPr>
            <w:tcW w:w="1095" w:type="pct"/>
            <w:shd w:val="clear" w:color="auto" w:fill="auto"/>
            <w:hideMark/>
          </w:tcPr>
          <w:p w14:paraId="331BAF22"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c'est</w:t>
            </w:r>
            <w:proofErr w:type="gramEnd"/>
            <w:r w:rsidRPr="00EA7180">
              <w:rPr>
                <w:rFonts w:eastAsia="Times New Roman"/>
                <w:color w:val="000000"/>
                <w:sz w:val="18"/>
                <w:szCs w:val="18"/>
                <w:lang w:eastAsia="fr-FR"/>
              </w:rPr>
              <w:t xml:space="preserve"> une relation entre les objets inscription et </w:t>
            </w:r>
            <w:proofErr w:type="spellStart"/>
            <w:r w:rsidRPr="00EA7180">
              <w:rPr>
                <w:rFonts w:eastAsia="Times New Roman"/>
                <w:color w:val="000000"/>
                <w:sz w:val="18"/>
                <w:szCs w:val="18"/>
                <w:lang w:eastAsia="fr-FR"/>
              </w:rPr>
              <w:t>demande_piece</w:t>
            </w:r>
            <w:proofErr w:type="spellEnd"/>
          </w:p>
        </w:tc>
        <w:tc>
          <w:tcPr>
            <w:tcW w:w="1092" w:type="pct"/>
            <w:shd w:val="clear" w:color="auto" w:fill="auto"/>
            <w:hideMark/>
          </w:tcPr>
          <w:p w14:paraId="481A723C"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spellStart"/>
            <w:proofErr w:type="gramStart"/>
            <w:r w:rsidRPr="00EA7180">
              <w:rPr>
                <w:rFonts w:eastAsia="Times New Roman"/>
                <w:color w:val="000000"/>
                <w:sz w:val="18"/>
                <w:szCs w:val="18"/>
                <w:lang w:eastAsia="fr-FR"/>
              </w:rPr>
              <w:t>schema</w:t>
            </w:r>
            <w:proofErr w:type="gramEnd"/>
            <w:r w:rsidRPr="00EA7180">
              <w:rPr>
                <w:rFonts w:eastAsia="Times New Roman"/>
                <w:color w:val="000000"/>
                <w:sz w:val="18"/>
                <w:szCs w:val="18"/>
                <w:lang w:eastAsia="fr-FR"/>
              </w:rPr>
              <w:t>_gestion.inscription_piece</w:t>
            </w:r>
            <w:proofErr w:type="spellEnd"/>
          </w:p>
        </w:tc>
      </w:tr>
      <w:tr w:rsidR="00EA7180" w:rsidRPr="00EA7180" w14:paraId="3F5C4C2F" w14:textId="77777777" w:rsidTr="00EA7180">
        <w:trPr>
          <w:trHeight w:val="360"/>
        </w:trPr>
        <w:tc>
          <w:tcPr>
            <w:tcW w:w="921" w:type="pct"/>
            <w:shd w:val="clear" w:color="auto" w:fill="auto"/>
            <w:hideMark/>
          </w:tcPr>
          <w:p w14:paraId="5FF4A702"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spellStart"/>
            <w:proofErr w:type="gramStart"/>
            <w:r w:rsidRPr="00EA7180">
              <w:rPr>
                <w:rFonts w:eastAsia="Times New Roman"/>
                <w:color w:val="000000"/>
                <w:sz w:val="18"/>
                <w:szCs w:val="18"/>
                <w:lang w:eastAsia="fr-FR"/>
              </w:rPr>
              <w:lastRenderedPageBreak/>
              <w:t>lcc</w:t>
            </w:r>
            <w:proofErr w:type="spellEnd"/>
            <w:proofErr w:type="gramEnd"/>
          </w:p>
        </w:tc>
        <w:tc>
          <w:tcPr>
            <w:tcW w:w="364" w:type="pct"/>
            <w:shd w:val="clear" w:color="auto" w:fill="auto"/>
            <w:hideMark/>
          </w:tcPr>
          <w:p w14:paraId="733CEA58"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CHC</w:t>
            </w:r>
          </w:p>
        </w:tc>
        <w:tc>
          <w:tcPr>
            <w:tcW w:w="1528" w:type="pct"/>
            <w:shd w:val="clear" w:color="auto" w:fill="auto"/>
            <w:hideMark/>
          </w:tcPr>
          <w:p w14:paraId="02F7200B"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 xml:space="preserve">L'objectif d'un LCC est de permettre à un apprenant d'utiliser une note et/ou un résultat qu'il a obtenu sur un objet de formation conservable et/ou capitalisable sur un autre objet de formation correspondant. Ce cas se présente </w:t>
            </w:r>
            <w:proofErr w:type="gramStart"/>
            <w:r w:rsidRPr="00EA7180">
              <w:rPr>
                <w:rFonts w:eastAsia="Times New Roman"/>
                <w:color w:val="000000"/>
                <w:sz w:val="18"/>
                <w:szCs w:val="18"/>
                <w:lang w:eastAsia="fr-FR"/>
              </w:rPr>
              <w:t>lorsque un</w:t>
            </w:r>
            <w:proofErr w:type="gramEnd"/>
            <w:r w:rsidRPr="00EA7180">
              <w:rPr>
                <w:rFonts w:eastAsia="Times New Roman"/>
                <w:color w:val="000000"/>
                <w:sz w:val="18"/>
                <w:szCs w:val="18"/>
                <w:lang w:eastAsia="fr-FR"/>
              </w:rPr>
              <w:t xml:space="preserve"> "ancien" objet est abandonné/re-codifié/remplacé par un "nouvel" objet.</w:t>
            </w:r>
            <w:r w:rsidRPr="00EA7180">
              <w:rPr>
                <w:rFonts w:eastAsia="Times New Roman"/>
                <w:color w:val="000000"/>
                <w:sz w:val="18"/>
                <w:szCs w:val="18"/>
                <w:lang w:eastAsia="fr-FR"/>
              </w:rPr>
              <w:br/>
              <w:t>Le lien est caractérisé par un objet source (l'ancien objet) et un objet cible (le nouvel objet).</w:t>
            </w:r>
          </w:p>
        </w:tc>
        <w:tc>
          <w:tcPr>
            <w:tcW w:w="1095" w:type="pct"/>
            <w:shd w:val="clear" w:color="auto" w:fill="auto"/>
            <w:hideMark/>
          </w:tcPr>
          <w:p w14:paraId="3E9A4649"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w:t>
            </w:r>
            <w:proofErr w:type="spellStart"/>
            <w:proofErr w:type="gramStart"/>
            <w:r w:rsidRPr="00EA7180">
              <w:rPr>
                <w:rFonts w:eastAsia="Times New Roman"/>
                <w:color w:val="000000"/>
                <w:sz w:val="18"/>
                <w:szCs w:val="18"/>
                <w:lang w:eastAsia="fr-FR"/>
              </w:rPr>
              <w:t>code</w:t>
            </w:r>
            <w:proofErr w:type="gramEnd"/>
            <w:r w:rsidRPr="00EA7180">
              <w:rPr>
                <w:rFonts w:eastAsia="Times New Roman"/>
                <w:color w:val="000000"/>
                <w:sz w:val="18"/>
                <w:szCs w:val="18"/>
                <w:lang w:eastAsia="fr-FR"/>
              </w:rPr>
              <w:t>_etablissement</w:t>
            </w:r>
            <w:proofErr w:type="spellEnd"/>
            <w:r w:rsidRPr="00EA7180">
              <w:rPr>
                <w:rFonts w:eastAsia="Times New Roman"/>
                <w:color w:val="000000"/>
                <w:sz w:val="18"/>
                <w:szCs w:val="18"/>
                <w:lang w:eastAsia="fr-FR"/>
              </w:rPr>
              <w:t xml:space="preserve">, </w:t>
            </w:r>
            <w:proofErr w:type="spellStart"/>
            <w:r w:rsidRPr="00EA7180">
              <w:rPr>
                <w:rFonts w:eastAsia="Times New Roman"/>
                <w:color w:val="000000"/>
                <w:sz w:val="18"/>
                <w:szCs w:val="18"/>
                <w:lang w:eastAsia="fr-FR"/>
              </w:rPr>
              <w:t>code_objet_formation_source</w:t>
            </w:r>
            <w:proofErr w:type="spellEnd"/>
            <w:r w:rsidRPr="00EA7180">
              <w:rPr>
                <w:rFonts w:eastAsia="Times New Roman"/>
                <w:color w:val="000000"/>
                <w:sz w:val="18"/>
                <w:szCs w:val="18"/>
                <w:lang w:eastAsia="fr-FR"/>
              </w:rPr>
              <w:t xml:space="preserve">, </w:t>
            </w:r>
            <w:proofErr w:type="spellStart"/>
            <w:r w:rsidRPr="00EA7180">
              <w:rPr>
                <w:rFonts w:eastAsia="Times New Roman"/>
                <w:color w:val="000000"/>
                <w:sz w:val="18"/>
                <w:szCs w:val="18"/>
                <w:lang w:eastAsia="fr-FR"/>
              </w:rPr>
              <w:t>code_objet_formation_cible</w:t>
            </w:r>
            <w:proofErr w:type="spellEnd"/>
            <w:r w:rsidRPr="00EA7180">
              <w:rPr>
                <w:rFonts w:eastAsia="Times New Roman"/>
                <w:color w:val="000000"/>
                <w:sz w:val="18"/>
                <w:szCs w:val="18"/>
                <w:lang w:eastAsia="fr-FR"/>
              </w:rPr>
              <w:t>)</w:t>
            </w:r>
          </w:p>
        </w:tc>
        <w:tc>
          <w:tcPr>
            <w:tcW w:w="1092" w:type="pct"/>
            <w:shd w:val="clear" w:color="auto" w:fill="auto"/>
            <w:hideMark/>
          </w:tcPr>
          <w:p w14:paraId="3F8729D3"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spellStart"/>
            <w:r w:rsidRPr="00EA7180">
              <w:rPr>
                <w:rFonts w:eastAsia="Times New Roman"/>
                <w:color w:val="000000"/>
                <w:sz w:val="18"/>
                <w:szCs w:val="18"/>
                <w:lang w:eastAsia="fr-FR"/>
              </w:rPr>
              <w:t>schema_chc.lcc</w:t>
            </w:r>
            <w:proofErr w:type="spellEnd"/>
          </w:p>
        </w:tc>
      </w:tr>
      <w:tr w:rsidR="00EA7180" w:rsidRPr="00EA7180" w14:paraId="13B58C4A" w14:textId="77777777" w:rsidTr="00EA7180">
        <w:trPr>
          <w:trHeight w:val="360"/>
        </w:trPr>
        <w:tc>
          <w:tcPr>
            <w:tcW w:w="921" w:type="pct"/>
            <w:shd w:val="clear" w:color="auto" w:fill="auto"/>
            <w:hideMark/>
          </w:tcPr>
          <w:p w14:paraId="52E37A52"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spellStart"/>
            <w:proofErr w:type="gramStart"/>
            <w:r w:rsidRPr="00EA7180">
              <w:rPr>
                <w:rFonts w:eastAsia="Times New Roman"/>
                <w:color w:val="000000"/>
                <w:sz w:val="18"/>
                <w:szCs w:val="18"/>
                <w:lang w:eastAsia="fr-FR"/>
              </w:rPr>
              <w:t>lien</w:t>
            </w:r>
            <w:proofErr w:type="gramEnd"/>
            <w:r w:rsidRPr="00EA7180">
              <w:rPr>
                <w:rFonts w:eastAsia="Times New Roman"/>
                <w:color w:val="000000"/>
                <w:sz w:val="18"/>
                <w:szCs w:val="18"/>
                <w:lang w:eastAsia="fr-FR"/>
              </w:rPr>
              <w:t>_objet_maquette</w:t>
            </w:r>
            <w:proofErr w:type="spellEnd"/>
          </w:p>
        </w:tc>
        <w:tc>
          <w:tcPr>
            <w:tcW w:w="364" w:type="pct"/>
            <w:shd w:val="clear" w:color="auto" w:fill="auto"/>
            <w:hideMark/>
          </w:tcPr>
          <w:p w14:paraId="39032039"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COF</w:t>
            </w:r>
          </w:p>
        </w:tc>
        <w:tc>
          <w:tcPr>
            <w:tcW w:w="1528" w:type="pct"/>
            <w:shd w:val="clear" w:color="auto" w:fill="auto"/>
            <w:hideMark/>
          </w:tcPr>
          <w:p w14:paraId="47F7FE67"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Le lien d'objet de maquette décrit le contexte d'utilisation d'un objet : son ascendance et sa descendance au sein d'une version d'une maquette.</w:t>
            </w:r>
          </w:p>
        </w:tc>
        <w:tc>
          <w:tcPr>
            <w:tcW w:w="1095" w:type="pct"/>
            <w:shd w:val="clear" w:color="auto" w:fill="auto"/>
            <w:hideMark/>
          </w:tcPr>
          <w:p w14:paraId="428501B5"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w:t>
            </w:r>
            <w:proofErr w:type="spellStart"/>
            <w:proofErr w:type="gramStart"/>
            <w:r w:rsidRPr="00EA7180">
              <w:rPr>
                <w:rFonts w:eastAsia="Times New Roman"/>
                <w:color w:val="000000"/>
                <w:sz w:val="18"/>
                <w:szCs w:val="18"/>
                <w:lang w:eastAsia="fr-FR"/>
              </w:rPr>
              <w:t>code</w:t>
            </w:r>
            <w:proofErr w:type="gramEnd"/>
            <w:r w:rsidRPr="00EA7180">
              <w:rPr>
                <w:rFonts w:eastAsia="Times New Roman"/>
                <w:color w:val="000000"/>
                <w:sz w:val="18"/>
                <w:szCs w:val="18"/>
                <w:lang w:eastAsia="fr-FR"/>
              </w:rPr>
              <w:t>_etablissement</w:t>
            </w:r>
            <w:proofErr w:type="spellEnd"/>
            <w:r w:rsidRPr="00EA7180">
              <w:rPr>
                <w:rFonts w:eastAsia="Times New Roman"/>
                <w:color w:val="000000"/>
                <w:sz w:val="18"/>
                <w:szCs w:val="18"/>
                <w:lang w:eastAsia="fr-FR"/>
              </w:rPr>
              <w:t xml:space="preserve">, version, </w:t>
            </w:r>
            <w:proofErr w:type="spellStart"/>
            <w:r w:rsidRPr="00EA7180">
              <w:rPr>
                <w:rFonts w:eastAsia="Times New Roman"/>
                <w:color w:val="000000"/>
                <w:sz w:val="18"/>
                <w:szCs w:val="18"/>
                <w:lang w:eastAsia="fr-FR"/>
              </w:rPr>
              <w:t>code_objet_maquette_parent</w:t>
            </w:r>
            <w:proofErr w:type="spellEnd"/>
            <w:r w:rsidRPr="00EA7180">
              <w:rPr>
                <w:rFonts w:eastAsia="Times New Roman"/>
                <w:color w:val="000000"/>
                <w:sz w:val="18"/>
                <w:szCs w:val="18"/>
                <w:lang w:eastAsia="fr-FR"/>
              </w:rPr>
              <w:t xml:space="preserve">, </w:t>
            </w:r>
            <w:proofErr w:type="spellStart"/>
            <w:r w:rsidRPr="00EA7180">
              <w:rPr>
                <w:rFonts w:eastAsia="Times New Roman"/>
                <w:color w:val="000000"/>
                <w:sz w:val="18"/>
                <w:szCs w:val="18"/>
                <w:lang w:eastAsia="fr-FR"/>
              </w:rPr>
              <w:t>code_objet_maquette_enfant</w:t>
            </w:r>
            <w:proofErr w:type="spellEnd"/>
            <w:r w:rsidRPr="00EA7180">
              <w:rPr>
                <w:rFonts w:eastAsia="Times New Roman"/>
                <w:color w:val="000000"/>
                <w:sz w:val="18"/>
                <w:szCs w:val="18"/>
                <w:lang w:eastAsia="fr-FR"/>
              </w:rPr>
              <w:t>)</w:t>
            </w:r>
          </w:p>
        </w:tc>
        <w:tc>
          <w:tcPr>
            <w:tcW w:w="1092" w:type="pct"/>
            <w:shd w:val="clear" w:color="auto" w:fill="auto"/>
            <w:hideMark/>
          </w:tcPr>
          <w:p w14:paraId="039F5CBE"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spellStart"/>
            <w:proofErr w:type="gramStart"/>
            <w:r w:rsidRPr="00EA7180">
              <w:rPr>
                <w:rFonts w:eastAsia="Times New Roman"/>
                <w:color w:val="000000"/>
                <w:sz w:val="18"/>
                <w:szCs w:val="18"/>
                <w:lang w:eastAsia="fr-FR"/>
              </w:rPr>
              <w:t>schema</w:t>
            </w:r>
            <w:proofErr w:type="gramEnd"/>
            <w:r w:rsidRPr="00EA7180">
              <w:rPr>
                <w:rFonts w:eastAsia="Times New Roman"/>
                <w:color w:val="000000"/>
                <w:sz w:val="18"/>
                <w:szCs w:val="18"/>
                <w:lang w:eastAsia="fr-FR"/>
              </w:rPr>
              <w:t>_mof.maquette_lien</w:t>
            </w:r>
            <w:proofErr w:type="spellEnd"/>
            <w:r w:rsidRPr="00EA7180">
              <w:rPr>
                <w:rFonts w:eastAsia="Times New Roman"/>
                <w:color w:val="000000"/>
                <w:sz w:val="18"/>
                <w:szCs w:val="18"/>
                <w:lang w:eastAsia="fr-FR"/>
              </w:rPr>
              <w:br/>
              <w:t>La table représente une version 'éclatée' du modèle conceptuel en utilisant des colonnes spécifiques pour chaque type d'</w:t>
            </w:r>
            <w:proofErr w:type="spellStart"/>
            <w:r w:rsidRPr="00EA7180">
              <w:rPr>
                <w:rFonts w:eastAsia="Times New Roman"/>
                <w:color w:val="000000"/>
                <w:sz w:val="18"/>
                <w:szCs w:val="18"/>
                <w:lang w:eastAsia="fr-FR"/>
              </w:rPr>
              <w:t>objet_maquette</w:t>
            </w:r>
            <w:proofErr w:type="spellEnd"/>
          </w:p>
        </w:tc>
      </w:tr>
      <w:tr w:rsidR="00EA7180" w:rsidRPr="00EA7180" w14:paraId="014E9C69" w14:textId="77777777" w:rsidTr="00EA7180">
        <w:trPr>
          <w:trHeight w:val="360"/>
        </w:trPr>
        <w:tc>
          <w:tcPr>
            <w:tcW w:w="921" w:type="pct"/>
            <w:shd w:val="clear" w:color="auto" w:fill="auto"/>
            <w:hideMark/>
          </w:tcPr>
          <w:p w14:paraId="36D3AD41"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spellStart"/>
            <w:proofErr w:type="gramStart"/>
            <w:r w:rsidRPr="00EA7180">
              <w:rPr>
                <w:rFonts w:eastAsia="Times New Roman"/>
                <w:color w:val="000000"/>
                <w:sz w:val="18"/>
                <w:szCs w:val="18"/>
                <w:lang w:eastAsia="fr-FR"/>
              </w:rPr>
              <w:t>ligne</w:t>
            </w:r>
            <w:proofErr w:type="gramEnd"/>
            <w:r w:rsidRPr="00EA7180">
              <w:rPr>
                <w:rFonts w:eastAsia="Times New Roman"/>
                <w:color w:val="000000"/>
                <w:sz w:val="18"/>
                <w:szCs w:val="18"/>
                <w:lang w:eastAsia="fr-FR"/>
              </w:rPr>
              <w:t>_facture</w:t>
            </w:r>
            <w:proofErr w:type="spellEnd"/>
          </w:p>
        </w:tc>
        <w:tc>
          <w:tcPr>
            <w:tcW w:w="364" w:type="pct"/>
            <w:shd w:val="clear" w:color="auto" w:fill="auto"/>
            <w:hideMark/>
          </w:tcPr>
          <w:p w14:paraId="2FC6250D"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PAI</w:t>
            </w:r>
          </w:p>
        </w:tc>
        <w:tc>
          <w:tcPr>
            <w:tcW w:w="1528" w:type="pct"/>
            <w:shd w:val="clear" w:color="auto" w:fill="auto"/>
            <w:hideMark/>
          </w:tcPr>
          <w:p w14:paraId="5F882E20"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
        </w:tc>
        <w:tc>
          <w:tcPr>
            <w:tcW w:w="1095" w:type="pct"/>
            <w:shd w:val="clear" w:color="auto" w:fill="auto"/>
            <w:hideMark/>
          </w:tcPr>
          <w:p w14:paraId="7A3665A4"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w:t>
            </w:r>
            <w:proofErr w:type="spellStart"/>
            <w:proofErr w:type="gramStart"/>
            <w:r w:rsidRPr="00EA7180">
              <w:rPr>
                <w:rFonts w:eastAsia="Times New Roman"/>
                <w:color w:val="000000"/>
                <w:sz w:val="18"/>
                <w:szCs w:val="18"/>
                <w:lang w:eastAsia="fr-FR"/>
              </w:rPr>
              <w:t>numero</w:t>
            </w:r>
            <w:proofErr w:type="gramEnd"/>
            <w:r w:rsidRPr="00EA7180">
              <w:rPr>
                <w:rFonts w:eastAsia="Times New Roman"/>
                <w:color w:val="000000"/>
                <w:sz w:val="18"/>
                <w:szCs w:val="18"/>
                <w:lang w:eastAsia="fr-FR"/>
              </w:rPr>
              <w:t>_facture</w:t>
            </w:r>
            <w:proofErr w:type="spellEnd"/>
            <w:r w:rsidRPr="00EA7180">
              <w:rPr>
                <w:rFonts w:eastAsia="Times New Roman"/>
                <w:color w:val="000000"/>
                <w:sz w:val="18"/>
                <w:szCs w:val="18"/>
                <w:lang w:eastAsia="fr-FR"/>
              </w:rPr>
              <w:t xml:space="preserve">, </w:t>
            </w:r>
            <w:proofErr w:type="spellStart"/>
            <w:r w:rsidRPr="00EA7180">
              <w:rPr>
                <w:rFonts w:eastAsia="Times New Roman"/>
                <w:color w:val="000000"/>
                <w:sz w:val="18"/>
                <w:szCs w:val="18"/>
                <w:lang w:eastAsia="fr-FR"/>
              </w:rPr>
              <w:t>code_droit_element</w:t>
            </w:r>
            <w:proofErr w:type="spellEnd"/>
            <w:r w:rsidRPr="00EA7180">
              <w:rPr>
                <w:rFonts w:eastAsia="Times New Roman"/>
                <w:color w:val="000000"/>
                <w:sz w:val="18"/>
                <w:szCs w:val="18"/>
                <w:lang w:eastAsia="fr-FR"/>
              </w:rPr>
              <w:t>)</w:t>
            </w:r>
          </w:p>
        </w:tc>
        <w:tc>
          <w:tcPr>
            <w:tcW w:w="1092" w:type="pct"/>
            <w:shd w:val="clear" w:color="auto" w:fill="auto"/>
            <w:hideMark/>
          </w:tcPr>
          <w:p w14:paraId="13E63366"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spellStart"/>
            <w:proofErr w:type="gramStart"/>
            <w:r w:rsidRPr="00EA7180">
              <w:rPr>
                <w:rFonts w:eastAsia="Times New Roman"/>
                <w:color w:val="000000"/>
                <w:sz w:val="18"/>
                <w:szCs w:val="18"/>
                <w:lang w:eastAsia="fr-FR"/>
              </w:rPr>
              <w:t>schema</w:t>
            </w:r>
            <w:proofErr w:type="gramEnd"/>
            <w:r w:rsidRPr="00EA7180">
              <w:rPr>
                <w:rFonts w:eastAsia="Times New Roman"/>
                <w:color w:val="000000"/>
                <w:sz w:val="18"/>
                <w:szCs w:val="18"/>
                <w:lang w:eastAsia="fr-FR"/>
              </w:rPr>
              <w:t>_pai.ligne_facture</w:t>
            </w:r>
            <w:proofErr w:type="spellEnd"/>
          </w:p>
        </w:tc>
      </w:tr>
      <w:tr w:rsidR="00EA7180" w:rsidRPr="00EA7180" w14:paraId="71662754" w14:textId="77777777" w:rsidTr="00EA7180">
        <w:trPr>
          <w:trHeight w:val="360"/>
        </w:trPr>
        <w:tc>
          <w:tcPr>
            <w:tcW w:w="921" w:type="pct"/>
            <w:shd w:val="clear" w:color="auto" w:fill="auto"/>
            <w:hideMark/>
          </w:tcPr>
          <w:p w14:paraId="3FD31F24"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spellStart"/>
            <w:proofErr w:type="gramStart"/>
            <w:r w:rsidRPr="00EA7180">
              <w:rPr>
                <w:rFonts w:eastAsia="Times New Roman"/>
                <w:color w:val="000000"/>
                <w:sz w:val="18"/>
                <w:szCs w:val="18"/>
                <w:lang w:eastAsia="fr-FR"/>
              </w:rPr>
              <w:t>matrice</w:t>
            </w:r>
            <w:proofErr w:type="gramEnd"/>
            <w:r w:rsidRPr="00EA7180">
              <w:rPr>
                <w:rFonts w:eastAsia="Times New Roman"/>
                <w:color w:val="000000"/>
                <w:sz w:val="18"/>
                <w:szCs w:val="18"/>
                <w:lang w:eastAsia="fr-FR"/>
              </w:rPr>
              <w:t>_liberte</w:t>
            </w:r>
            <w:proofErr w:type="spellEnd"/>
          </w:p>
        </w:tc>
        <w:tc>
          <w:tcPr>
            <w:tcW w:w="364" w:type="pct"/>
            <w:shd w:val="clear" w:color="auto" w:fill="auto"/>
            <w:hideMark/>
          </w:tcPr>
          <w:p w14:paraId="43881C0A"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COF</w:t>
            </w:r>
          </w:p>
        </w:tc>
        <w:tc>
          <w:tcPr>
            <w:tcW w:w="1528" w:type="pct"/>
            <w:shd w:val="clear" w:color="auto" w:fill="auto"/>
            <w:hideMark/>
          </w:tcPr>
          <w:p w14:paraId="57A88373"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Matrice de codification des règles d'usage des types des objets de formation dans les maquettes.</w:t>
            </w:r>
          </w:p>
        </w:tc>
        <w:tc>
          <w:tcPr>
            <w:tcW w:w="1095" w:type="pct"/>
            <w:shd w:val="clear" w:color="auto" w:fill="auto"/>
            <w:hideMark/>
          </w:tcPr>
          <w:p w14:paraId="0A6CE9A4"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n</w:t>
            </w:r>
            <w:proofErr w:type="gramEnd"/>
            <w:r w:rsidRPr="00EA7180">
              <w:rPr>
                <w:rFonts w:eastAsia="Times New Roman"/>
                <w:color w:val="000000"/>
                <w:sz w:val="18"/>
                <w:szCs w:val="18"/>
                <w:lang w:eastAsia="fr-FR"/>
              </w:rPr>
              <w:t>/a</w:t>
            </w:r>
          </w:p>
        </w:tc>
        <w:tc>
          <w:tcPr>
            <w:tcW w:w="1092" w:type="pct"/>
            <w:shd w:val="clear" w:color="auto" w:fill="auto"/>
            <w:hideMark/>
          </w:tcPr>
          <w:p w14:paraId="0F4BFE44"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Non disponible dans les schémas de DRE</w:t>
            </w:r>
          </w:p>
        </w:tc>
      </w:tr>
      <w:tr w:rsidR="00EA7180" w:rsidRPr="00EA7180" w14:paraId="770FEC7E" w14:textId="77777777" w:rsidTr="00EA7180">
        <w:trPr>
          <w:trHeight w:val="360"/>
        </w:trPr>
        <w:tc>
          <w:tcPr>
            <w:tcW w:w="921" w:type="pct"/>
            <w:shd w:val="clear" w:color="auto" w:fill="auto"/>
            <w:hideMark/>
          </w:tcPr>
          <w:p w14:paraId="76FFBD4B"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mcc</w:t>
            </w:r>
            <w:proofErr w:type="gramEnd"/>
          </w:p>
        </w:tc>
        <w:tc>
          <w:tcPr>
            <w:tcW w:w="364" w:type="pct"/>
            <w:shd w:val="clear" w:color="auto" w:fill="auto"/>
            <w:hideMark/>
          </w:tcPr>
          <w:p w14:paraId="4CB616DE"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MOF</w:t>
            </w:r>
          </w:p>
        </w:tc>
        <w:tc>
          <w:tcPr>
            <w:tcW w:w="1528" w:type="pct"/>
            <w:shd w:val="clear" w:color="auto" w:fill="auto"/>
            <w:hideMark/>
          </w:tcPr>
          <w:p w14:paraId="0098281B"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 xml:space="preserve">Objet non détaillé qui décrit les modalités de </w:t>
            </w:r>
            <w:proofErr w:type="spellStart"/>
            <w:r w:rsidRPr="00EA7180">
              <w:rPr>
                <w:rFonts w:eastAsia="Times New Roman"/>
                <w:color w:val="000000"/>
                <w:sz w:val="18"/>
                <w:szCs w:val="18"/>
                <w:lang w:eastAsia="fr-FR"/>
              </w:rPr>
              <w:t>controle</w:t>
            </w:r>
            <w:proofErr w:type="spellEnd"/>
            <w:r w:rsidRPr="00EA7180">
              <w:rPr>
                <w:rFonts w:eastAsia="Times New Roman"/>
                <w:color w:val="000000"/>
                <w:sz w:val="18"/>
                <w:szCs w:val="18"/>
                <w:lang w:eastAsia="fr-FR"/>
              </w:rPr>
              <w:t xml:space="preserve"> des connaissances.</w:t>
            </w:r>
            <w:r w:rsidRPr="00EA7180">
              <w:rPr>
                <w:rFonts w:eastAsia="Times New Roman"/>
                <w:color w:val="000000"/>
                <w:sz w:val="18"/>
                <w:szCs w:val="18"/>
                <w:lang w:eastAsia="fr-FR"/>
              </w:rPr>
              <w:br/>
              <w:t>Cet objet est complexe et rattaché à l'</w:t>
            </w:r>
            <w:proofErr w:type="spellStart"/>
            <w:r w:rsidRPr="00EA7180">
              <w:rPr>
                <w:rFonts w:eastAsia="Times New Roman"/>
                <w:color w:val="000000"/>
                <w:sz w:val="18"/>
                <w:szCs w:val="18"/>
                <w:lang w:eastAsia="fr-FR"/>
              </w:rPr>
              <w:t>objet_maquette_moe</w:t>
            </w:r>
            <w:proofErr w:type="spellEnd"/>
            <w:r w:rsidRPr="00EA7180">
              <w:rPr>
                <w:rFonts w:eastAsia="Times New Roman"/>
                <w:color w:val="000000"/>
                <w:sz w:val="18"/>
                <w:szCs w:val="18"/>
                <w:lang w:eastAsia="fr-FR"/>
              </w:rPr>
              <w:t xml:space="preserve"> ou bien le </w:t>
            </w:r>
            <w:proofErr w:type="spellStart"/>
            <w:r w:rsidRPr="00EA7180">
              <w:rPr>
                <w:rFonts w:eastAsia="Times New Roman"/>
                <w:color w:val="000000"/>
                <w:sz w:val="18"/>
                <w:szCs w:val="18"/>
                <w:lang w:eastAsia="fr-FR"/>
              </w:rPr>
              <w:t>chemin_pedagogique_moe</w:t>
            </w:r>
            <w:proofErr w:type="spellEnd"/>
          </w:p>
        </w:tc>
        <w:tc>
          <w:tcPr>
            <w:tcW w:w="1095" w:type="pct"/>
            <w:shd w:val="clear" w:color="auto" w:fill="auto"/>
            <w:hideMark/>
          </w:tcPr>
          <w:p w14:paraId="05A30CF0"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Non décrit</w:t>
            </w:r>
          </w:p>
        </w:tc>
        <w:tc>
          <w:tcPr>
            <w:tcW w:w="1092" w:type="pct"/>
            <w:shd w:val="clear" w:color="auto" w:fill="auto"/>
            <w:hideMark/>
          </w:tcPr>
          <w:p w14:paraId="5B340E28"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tables</w:t>
            </w:r>
            <w:proofErr w:type="gramEnd"/>
            <w:r w:rsidRPr="00EA7180">
              <w:rPr>
                <w:rFonts w:eastAsia="Times New Roman"/>
                <w:color w:val="000000"/>
                <w:sz w:val="18"/>
                <w:szCs w:val="18"/>
                <w:lang w:eastAsia="fr-FR"/>
              </w:rPr>
              <w:t xml:space="preserve"> préfixées par mcc_ </w:t>
            </w:r>
            <w:proofErr w:type="spellStart"/>
            <w:r w:rsidRPr="00EA7180">
              <w:rPr>
                <w:rFonts w:eastAsia="Times New Roman"/>
                <w:color w:val="000000"/>
                <w:sz w:val="18"/>
                <w:szCs w:val="18"/>
                <w:lang w:eastAsia="fr-FR"/>
              </w:rPr>
              <w:t>dns</w:t>
            </w:r>
            <w:proofErr w:type="spellEnd"/>
            <w:r w:rsidRPr="00EA7180">
              <w:rPr>
                <w:rFonts w:eastAsia="Times New Roman"/>
                <w:color w:val="000000"/>
                <w:sz w:val="18"/>
                <w:szCs w:val="18"/>
                <w:lang w:eastAsia="fr-FR"/>
              </w:rPr>
              <w:t xml:space="preserve"> </w:t>
            </w:r>
            <w:proofErr w:type="spellStart"/>
            <w:r w:rsidRPr="00EA7180">
              <w:rPr>
                <w:rFonts w:eastAsia="Times New Roman"/>
                <w:color w:val="000000"/>
                <w:sz w:val="18"/>
                <w:szCs w:val="18"/>
                <w:lang w:eastAsia="fr-FR"/>
              </w:rPr>
              <w:t>schema_mof</w:t>
            </w:r>
            <w:proofErr w:type="spellEnd"/>
          </w:p>
        </w:tc>
      </w:tr>
      <w:tr w:rsidR="00EA7180" w:rsidRPr="00EA7180" w14:paraId="303E1C62" w14:textId="77777777" w:rsidTr="00EA7180">
        <w:trPr>
          <w:trHeight w:val="360"/>
        </w:trPr>
        <w:tc>
          <w:tcPr>
            <w:tcW w:w="921" w:type="pct"/>
            <w:shd w:val="clear" w:color="auto" w:fill="auto"/>
            <w:hideMark/>
          </w:tcPr>
          <w:p w14:paraId="38F0A76B"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spellStart"/>
            <w:proofErr w:type="gramStart"/>
            <w:r w:rsidRPr="00EA7180">
              <w:rPr>
                <w:rFonts w:eastAsia="Times New Roman"/>
                <w:color w:val="000000"/>
                <w:sz w:val="18"/>
                <w:szCs w:val="18"/>
                <w:lang w:eastAsia="fr-FR"/>
              </w:rPr>
              <w:t>modalite</w:t>
            </w:r>
            <w:proofErr w:type="gramEnd"/>
            <w:r w:rsidRPr="00EA7180">
              <w:rPr>
                <w:rFonts w:eastAsia="Times New Roman"/>
                <w:color w:val="000000"/>
                <w:sz w:val="18"/>
                <w:szCs w:val="18"/>
                <w:lang w:eastAsia="fr-FR"/>
              </w:rPr>
              <w:t>_paiement</w:t>
            </w:r>
            <w:proofErr w:type="spellEnd"/>
          </w:p>
        </w:tc>
        <w:tc>
          <w:tcPr>
            <w:tcW w:w="364" w:type="pct"/>
            <w:shd w:val="clear" w:color="auto" w:fill="auto"/>
            <w:hideMark/>
          </w:tcPr>
          <w:p w14:paraId="35932642"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PAI</w:t>
            </w:r>
          </w:p>
        </w:tc>
        <w:tc>
          <w:tcPr>
            <w:tcW w:w="1528" w:type="pct"/>
            <w:shd w:val="clear" w:color="auto" w:fill="auto"/>
            <w:hideMark/>
          </w:tcPr>
          <w:p w14:paraId="692F84EC"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Moyen de payer ou de rembourser des droits d'inscription (chèque, CB, virement, remboursement, ...)</w:t>
            </w:r>
          </w:p>
        </w:tc>
        <w:tc>
          <w:tcPr>
            <w:tcW w:w="1095" w:type="pct"/>
            <w:shd w:val="clear" w:color="auto" w:fill="auto"/>
            <w:hideMark/>
          </w:tcPr>
          <w:p w14:paraId="219D6877"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w:t>
            </w:r>
            <w:proofErr w:type="spellStart"/>
            <w:proofErr w:type="gramStart"/>
            <w:r w:rsidRPr="00EA7180">
              <w:rPr>
                <w:rFonts w:eastAsia="Times New Roman"/>
                <w:color w:val="000000"/>
                <w:sz w:val="18"/>
                <w:szCs w:val="18"/>
                <w:lang w:eastAsia="fr-FR"/>
              </w:rPr>
              <w:t>code</w:t>
            </w:r>
            <w:proofErr w:type="gramEnd"/>
            <w:r w:rsidRPr="00EA7180">
              <w:rPr>
                <w:rFonts w:eastAsia="Times New Roman"/>
                <w:color w:val="000000"/>
                <w:sz w:val="18"/>
                <w:szCs w:val="18"/>
                <w:lang w:eastAsia="fr-FR"/>
              </w:rPr>
              <w:t>_modalite_paiement</w:t>
            </w:r>
            <w:proofErr w:type="spellEnd"/>
            <w:r w:rsidRPr="00EA7180">
              <w:rPr>
                <w:rFonts w:eastAsia="Times New Roman"/>
                <w:color w:val="000000"/>
                <w:sz w:val="18"/>
                <w:szCs w:val="18"/>
                <w:lang w:eastAsia="fr-FR"/>
              </w:rPr>
              <w:t>)</w:t>
            </w:r>
          </w:p>
        </w:tc>
        <w:tc>
          <w:tcPr>
            <w:tcW w:w="1092" w:type="pct"/>
            <w:shd w:val="clear" w:color="auto" w:fill="auto"/>
            <w:hideMark/>
          </w:tcPr>
          <w:p w14:paraId="2EBD53A1"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spellStart"/>
            <w:proofErr w:type="gramStart"/>
            <w:r w:rsidRPr="00EA7180">
              <w:rPr>
                <w:rFonts w:eastAsia="Times New Roman"/>
                <w:color w:val="000000"/>
                <w:sz w:val="18"/>
                <w:szCs w:val="18"/>
                <w:lang w:eastAsia="fr-FR"/>
              </w:rPr>
              <w:t>schema</w:t>
            </w:r>
            <w:proofErr w:type="gramEnd"/>
            <w:r w:rsidRPr="00EA7180">
              <w:rPr>
                <w:rFonts w:eastAsia="Times New Roman"/>
                <w:color w:val="000000"/>
                <w:sz w:val="18"/>
                <w:szCs w:val="18"/>
                <w:lang w:eastAsia="fr-FR"/>
              </w:rPr>
              <w:t>_pai.modalite_paiement</w:t>
            </w:r>
            <w:proofErr w:type="spellEnd"/>
          </w:p>
        </w:tc>
      </w:tr>
      <w:tr w:rsidR="00EA7180" w:rsidRPr="00EA7180" w14:paraId="47D1E05E" w14:textId="77777777" w:rsidTr="00EA7180">
        <w:trPr>
          <w:trHeight w:val="360"/>
        </w:trPr>
        <w:tc>
          <w:tcPr>
            <w:tcW w:w="921" w:type="pct"/>
            <w:shd w:val="clear" w:color="auto" w:fill="auto"/>
            <w:hideMark/>
          </w:tcPr>
          <w:p w14:paraId="59D3ADB9"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nomenclature</w:t>
            </w:r>
            <w:proofErr w:type="gramEnd"/>
          </w:p>
        </w:tc>
        <w:tc>
          <w:tcPr>
            <w:tcW w:w="364" w:type="pct"/>
            <w:shd w:val="clear" w:color="auto" w:fill="auto"/>
            <w:hideMark/>
          </w:tcPr>
          <w:p w14:paraId="5FFCD4DB"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REF</w:t>
            </w:r>
          </w:p>
        </w:tc>
        <w:tc>
          <w:tcPr>
            <w:tcW w:w="1528" w:type="pct"/>
            <w:shd w:val="clear" w:color="auto" w:fill="auto"/>
            <w:hideMark/>
          </w:tcPr>
          <w:p w14:paraId="017EC9ED"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Ensemble des nomenclatures utilisées dans Pégase (représenté de manière générique.</w:t>
            </w:r>
            <w:r w:rsidRPr="00EA7180">
              <w:rPr>
                <w:rFonts w:eastAsia="Times New Roman"/>
                <w:color w:val="000000"/>
                <w:sz w:val="18"/>
                <w:szCs w:val="18"/>
                <w:lang w:eastAsia="fr-FR"/>
              </w:rPr>
              <w:br/>
              <w:t>Voir la liste des nomenclatures dans la documentation du module REF.</w:t>
            </w:r>
          </w:p>
        </w:tc>
        <w:tc>
          <w:tcPr>
            <w:tcW w:w="1095" w:type="pct"/>
            <w:shd w:val="clear" w:color="auto" w:fill="auto"/>
            <w:hideMark/>
          </w:tcPr>
          <w:p w14:paraId="3F474BFC"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w:t>
            </w:r>
            <w:proofErr w:type="spellStart"/>
            <w:proofErr w:type="gramStart"/>
            <w:r w:rsidRPr="00EA7180">
              <w:rPr>
                <w:rFonts w:eastAsia="Times New Roman"/>
                <w:color w:val="000000"/>
                <w:sz w:val="18"/>
                <w:szCs w:val="18"/>
                <w:lang w:eastAsia="fr-FR"/>
              </w:rPr>
              <w:t>code</w:t>
            </w:r>
            <w:proofErr w:type="gramEnd"/>
            <w:r w:rsidRPr="00EA7180">
              <w:rPr>
                <w:rFonts w:eastAsia="Times New Roman"/>
                <w:color w:val="000000"/>
                <w:sz w:val="18"/>
                <w:szCs w:val="18"/>
                <w:lang w:eastAsia="fr-FR"/>
              </w:rPr>
              <w:t>_occurence</w:t>
            </w:r>
            <w:proofErr w:type="spellEnd"/>
            <w:r w:rsidRPr="00EA7180">
              <w:rPr>
                <w:rFonts w:eastAsia="Times New Roman"/>
                <w:color w:val="000000"/>
                <w:sz w:val="18"/>
                <w:szCs w:val="18"/>
                <w:lang w:eastAsia="fr-FR"/>
              </w:rPr>
              <w:t xml:space="preserve">, </w:t>
            </w:r>
            <w:proofErr w:type="spellStart"/>
            <w:r w:rsidRPr="00EA7180">
              <w:rPr>
                <w:rFonts w:eastAsia="Times New Roman"/>
                <w:color w:val="000000"/>
                <w:sz w:val="18"/>
                <w:szCs w:val="18"/>
                <w:lang w:eastAsia="fr-FR"/>
              </w:rPr>
              <w:t>date_debut_validite</w:t>
            </w:r>
            <w:proofErr w:type="spellEnd"/>
            <w:r w:rsidRPr="00EA7180">
              <w:rPr>
                <w:rFonts w:eastAsia="Times New Roman"/>
                <w:color w:val="000000"/>
                <w:sz w:val="18"/>
                <w:szCs w:val="18"/>
                <w:lang w:eastAsia="fr-FR"/>
              </w:rPr>
              <w:t xml:space="preserve">, </w:t>
            </w:r>
            <w:proofErr w:type="spellStart"/>
            <w:r w:rsidRPr="00EA7180">
              <w:rPr>
                <w:rFonts w:eastAsia="Times New Roman"/>
                <w:color w:val="000000"/>
                <w:sz w:val="18"/>
                <w:szCs w:val="18"/>
                <w:lang w:eastAsia="fr-FR"/>
              </w:rPr>
              <w:t>date_fin_validite</w:t>
            </w:r>
            <w:proofErr w:type="spellEnd"/>
            <w:r w:rsidRPr="00EA7180">
              <w:rPr>
                <w:rFonts w:eastAsia="Times New Roman"/>
                <w:color w:val="000000"/>
                <w:sz w:val="18"/>
                <w:szCs w:val="18"/>
                <w:lang w:eastAsia="fr-FR"/>
              </w:rPr>
              <w:t>)</w:t>
            </w:r>
          </w:p>
        </w:tc>
        <w:tc>
          <w:tcPr>
            <w:tcW w:w="1092" w:type="pct"/>
            <w:shd w:val="clear" w:color="auto" w:fill="auto"/>
            <w:hideMark/>
          </w:tcPr>
          <w:p w14:paraId="2D3AE78D"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spellStart"/>
            <w:proofErr w:type="gramStart"/>
            <w:r w:rsidRPr="00EA7180">
              <w:rPr>
                <w:rFonts w:eastAsia="Times New Roman"/>
                <w:color w:val="000000"/>
                <w:sz w:val="18"/>
                <w:szCs w:val="18"/>
                <w:lang w:eastAsia="fr-FR"/>
              </w:rPr>
              <w:t>schema</w:t>
            </w:r>
            <w:proofErr w:type="gramEnd"/>
            <w:r w:rsidRPr="00EA7180">
              <w:rPr>
                <w:rFonts w:eastAsia="Times New Roman"/>
                <w:color w:val="000000"/>
                <w:sz w:val="18"/>
                <w:szCs w:val="18"/>
                <w:lang w:eastAsia="fr-FR"/>
              </w:rPr>
              <w:t>_ref</w:t>
            </w:r>
            <w:proofErr w:type="spellEnd"/>
            <w:r w:rsidRPr="00EA7180">
              <w:rPr>
                <w:rFonts w:eastAsia="Times New Roman"/>
                <w:color w:val="000000"/>
                <w:sz w:val="18"/>
                <w:szCs w:val="18"/>
                <w:lang w:eastAsia="fr-FR"/>
              </w:rPr>
              <w:t xml:space="preserve"> (multiples tables)</w:t>
            </w:r>
          </w:p>
        </w:tc>
      </w:tr>
      <w:tr w:rsidR="00EA7180" w:rsidRPr="00EA7180" w14:paraId="27EDC01F" w14:textId="77777777" w:rsidTr="00EA7180">
        <w:trPr>
          <w:trHeight w:val="360"/>
        </w:trPr>
        <w:tc>
          <w:tcPr>
            <w:tcW w:w="921" w:type="pct"/>
            <w:shd w:val="clear" w:color="auto" w:fill="auto"/>
            <w:hideMark/>
          </w:tcPr>
          <w:p w14:paraId="59994F50"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spellStart"/>
            <w:proofErr w:type="gramStart"/>
            <w:r w:rsidRPr="00EA7180">
              <w:rPr>
                <w:rFonts w:eastAsia="Times New Roman"/>
                <w:color w:val="000000"/>
                <w:sz w:val="18"/>
                <w:szCs w:val="18"/>
                <w:lang w:eastAsia="fr-FR"/>
              </w:rPr>
              <w:t>note</w:t>
            </w:r>
            <w:proofErr w:type="gramEnd"/>
            <w:r w:rsidRPr="00EA7180">
              <w:rPr>
                <w:rFonts w:eastAsia="Times New Roman"/>
                <w:color w:val="000000"/>
                <w:sz w:val="18"/>
                <w:szCs w:val="18"/>
                <w:lang w:eastAsia="fr-FR"/>
              </w:rPr>
              <w:t>_resultat</w:t>
            </w:r>
            <w:proofErr w:type="spellEnd"/>
          </w:p>
        </w:tc>
        <w:tc>
          <w:tcPr>
            <w:tcW w:w="364" w:type="pct"/>
            <w:shd w:val="clear" w:color="auto" w:fill="auto"/>
            <w:hideMark/>
          </w:tcPr>
          <w:p w14:paraId="1D8B6A81"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COC</w:t>
            </w:r>
          </w:p>
        </w:tc>
        <w:tc>
          <w:tcPr>
            <w:tcW w:w="1528" w:type="pct"/>
            <w:shd w:val="clear" w:color="auto" w:fill="auto"/>
            <w:hideMark/>
          </w:tcPr>
          <w:p w14:paraId="0881A1B8"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 xml:space="preserve">Notes et </w:t>
            </w:r>
            <w:proofErr w:type="spellStart"/>
            <w:r w:rsidRPr="00EA7180">
              <w:rPr>
                <w:rFonts w:eastAsia="Times New Roman"/>
                <w:color w:val="000000"/>
                <w:sz w:val="18"/>
                <w:szCs w:val="18"/>
                <w:lang w:eastAsia="fr-FR"/>
              </w:rPr>
              <w:t>resultats</w:t>
            </w:r>
            <w:proofErr w:type="spellEnd"/>
            <w:r w:rsidRPr="00EA7180">
              <w:rPr>
                <w:rFonts w:eastAsia="Times New Roman"/>
                <w:color w:val="000000"/>
                <w:sz w:val="18"/>
                <w:szCs w:val="18"/>
                <w:lang w:eastAsia="fr-FR"/>
              </w:rPr>
              <w:t xml:space="preserve"> d'un apprenant sur un </w:t>
            </w:r>
            <w:proofErr w:type="spellStart"/>
            <w:r w:rsidRPr="00EA7180">
              <w:rPr>
                <w:rFonts w:eastAsia="Times New Roman"/>
                <w:color w:val="000000"/>
                <w:sz w:val="18"/>
                <w:szCs w:val="18"/>
                <w:lang w:eastAsia="fr-FR"/>
              </w:rPr>
              <w:t>objet_maquette</w:t>
            </w:r>
            <w:proofErr w:type="spellEnd"/>
            <w:r w:rsidRPr="00EA7180">
              <w:rPr>
                <w:rFonts w:eastAsia="Times New Roman"/>
                <w:color w:val="000000"/>
                <w:sz w:val="18"/>
                <w:szCs w:val="18"/>
                <w:lang w:eastAsia="fr-FR"/>
              </w:rPr>
              <w:t>. Identifie un éventuel acquis capitalisé.</w:t>
            </w:r>
          </w:p>
        </w:tc>
        <w:tc>
          <w:tcPr>
            <w:tcW w:w="1095" w:type="pct"/>
            <w:shd w:val="clear" w:color="auto" w:fill="auto"/>
            <w:hideMark/>
          </w:tcPr>
          <w:p w14:paraId="537FA6A3"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 xml:space="preserve">((clé </w:t>
            </w:r>
            <w:proofErr w:type="spellStart"/>
            <w:r w:rsidRPr="00EA7180">
              <w:rPr>
                <w:rFonts w:eastAsia="Times New Roman"/>
                <w:color w:val="000000"/>
                <w:sz w:val="18"/>
                <w:szCs w:val="18"/>
                <w:lang w:eastAsia="fr-FR"/>
              </w:rPr>
              <w:t>objet_maquette_moe</w:t>
            </w:r>
            <w:proofErr w:type="spellEnd"/>
            <w:r w:rsidRPr="00EA7180">
              <w:rPr>
                <w:rFonts w:eastAsia="Times New Roman"/>
                <w:color w:val="000000"/>
                <w:sz w:val="18"/>
                <w:szCs w:val="18"/>
                <w:lang w:eastAsia="fr-FR"/>
              </w:rPr>
              <w:t xml:space="preserve">), </w:t>
            </w:r>
            <w:proofErr w:type="spellStart"/>
            <w:r w:rsidRPr="00EA7180">
              <w:rPr>
                <w:rFonts w:eastAsia="Times New Roman"/>
                <w:color w:val="000000"/>
                <w:sz w:val="18"/>
                <w:szCs w:val="18"/>
                <w:lang w:eastAsia="fr-FR"/>
              </w:rPr>
              <w:t>code_apprenant</w:t>
            </w:r>
            <w:proofErr w:type="spellEnd"/>
            <w:r w:rsidRPr="00EA7180">
              <w:rPr>
                <w:rFonts w:eastAsia="Times New Roman"/>
                <w:color w:val="000000"/>
                <w:sz w:val="18"/>
                <w:szCs w:val="18"/>
                <w:lang w:eastAsia="fr-FR"/>
              </w:rPr>
              <w:t>)</w:t>
            </w:r>
          </w:p>
        </w:tc>
        <w:tc>
          <w:tcPr>
            <w:tcW w:w="1092" w:type="pct"/>
            <w:shd w:val="clear" w:color="auto" w:fill="auto"/>
            <w:hideMark/>
          </w:tcPr>
          <w:p w14:paraId="63289BCC"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spellStart"/>
            <w:proofErr w:type="gramStart"/>
            <w:r w:rsidRPr="00EA7180">
              <w:rPr>
                <w:rFonts w:eastAsia="Times New Roman"/>
                <w:color w:val="000000"/>
                <w:sz w:val="18"/>
                <w:szCs w:val="18"/>
                <w:lang w:eastAsia="fr-FR"/>
              </w:rPr>
              <w:t>schema</w:t>
            </w:r>
            <w:proofErr w:type="gramEnd"/>
            <w:r w:rsidRPr="00EA7180">
              <w:rPr>
                <w:rFonts w:eastAsia="Times New Roman"/>
                <w:color w:val="000000"/>
                <w:sz w:val="18"/>
                <w:szCs w:val="18"/>
                <w:lang w:eastAsia="fr-FR"/>
              </w:rPr>
              <w:t>_coc.note_resultat</w:t>
            </w:r>
            <w:proofErr w:type="spellEnd"/>
          </w:p>
        </w:tc>
      </w:tr>
      <w:tr w:rsidR="00EA7180" w:rsidRPr="00EA7180" w14:paraId="58220221" w14:textId="77777777" w:rsidTr="00EA7180">
        <w:trPr>
          <w:trHeight w:val="360"/>
        </w:trPr>
        <w:tc>
          <w:tcPr>
            <w:tcW w:w="921" w:type="pct"/>
            <w:shd w:val="clear" w:color="auto" w:fill="auto"/>
            <w:hideMark/>
          </w:tcPr>
          <w:p w14:paraId="66F02506"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spellStart"/>
            <w:proofErr w:type="gramStart"/>
            <w:r w:rsidRPr="00EA7180">
              <w:rPr>
                <w:rFonts w:eastAsia="Times New Roman"/>
                <w:color w:val="000000"/>
                <w:sz w:val="18"/>
                <w:szCs w:val="18"/>
                <w:lang w:eastAsia="fr-FR"/>
              </w:rPr>
              <w:t>note</w:t>
            </w:r>
            <w:proofErr w:type="gramEnd"/>
            <w:r w:rsidRPr="00EA7180">
              <w:rPr>
                <w:rFonts w:eastAsia="Times New Roman"/>
                <w:color w:val="000000"/>
                <w:sz w:val="18"/>
                <w:szCs w:val="18"/>
                <w:lang w:eastAsia="fr-FR"/>
              </w:rPr>
              <w:t>_resultat_controle</w:t>
            </w:r>
            <w:proofErr w:type="spellEnd"/>
          </w:p>
        </w:tc>
        <w:tc>
          <w:tcPr>
            <w:tcW w:w="364" w:type="pct"/>
            <w:shd w:val="clear" w:color="auto" w:fill="auto"/>
            <w:hideMark/>
          </w:tcPr>
          <w:p w14:paraId="35BA5857"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COC</w:t>
            </w:r>
          </w:p>
        </w:tc>
        <w:tc>
          <w:tcPr>
            <w:tcW w:w="1528" w:type="pct"/>
            <w:shd w:val="clear" w:color="auto" w:fill="auto"/>
            <w:hideMark/>
          </w:tcPr>
          <w:p w14:paraId="48DBC08C"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 xml:space="preserve">Notes et </w:t>
            </w:r>
            <w:proofErr w:type="spellStart"/>
            <w:r w:rsidRPr="00EA7180">
              <w:rPr>
                <w:rFonts w:eastAsia="Times New Roman"/>
                <w:color w:val="000000"/>
                <w:sz w:val="18"/>
                <w:szCs w:val="18"/>
                <w:lang w:eastAsia="fr-FR"/>
              </w:rPr>
              <w:t>resultats</w:t>
            </w:r>
            <w:proofErr w:type="spellEnd"/>
            <w:r w:rsidRPr="00EA7180">
              <w:rPr>
                <w:rFonts w:eastAsia="Times New Roman"/>
                <w:color w:val="000000"/>
                <w:sz w:val="18"/>
                <w:szCs w:val="18"/>
                <w:lang w:eastAsia="fr-FR"/>
              </w:rPr>
              <w:t xml:space="preserve"> d'un apprenant sur un contrôle.</w:t>
            </w:r>
          </w:p>
        </w:tc>
        <w:tc>
          <w:tcPr>
            <w:tcW w:w="1095" w:type="pct"/>
            <w:shd w:val="clear" w:color="auto" w:fill="auto"/>
            <w:hideMark/>
          </w:tcPr>
          <w:p w14:paraId="1CDB1C09"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 xml:space="preserve">((clé </w:t>
            </w:r>
            <w:proofErr w:type="spellStart"/>
            <w:r w:rsidRPr="00EA7180">
              <w:rPr>
                <w:rFonts w:eastAsia="Times New Roman"/>
                <w:color w:val="000000"/>
                <w:sz w:val="18"/>
                <w:szCs w:val="18"/>
                <w:lang w:eastAsia="fr-FR"/>
              </w:rPr>
              <w:t>controle</w:t>
            </w:r>
            <w:proofErr w:type="spellEnd"/>
            <w:r w:rsidRPr="00EA7180">
              <w:rPr>
                <w:rFonts w:eastAsia="Times New Roman"/>
                <w:color w:val="000000"/>
                <w:sz w:val="18"/>
                <w:szCs w:val="18"/>
                <w:lang w:eastAsia="fr-FR"/>
              </w:rPr>
              <w:t xml:space="preserve">), </w:t>
            </w:r>
            <w:proofErr w:type="spellStart"/>
            <w:r w:rsidRPr="00EA7180">
              <w:rPr>
                <w:rFonts w:eastAsia="Times New Roman"/>
                <w:color w:val="000000"/>
                <w:sz w:val="18"/>
                <w:szCs w:val="18"/>
                <w:lang w:eastAsia="fr-FR"/>
              </w:rPr>
              <w:t>code_apprenant</w:t>
            </w:r>
            <w:proofErr w:type="spellEnd"/>
            <w:r w:rsidRPr="00EA7180">
              <w:rPr>
                <w:rFonts w:eastAsia="Times New Roman"/>
                <w:color w:val="000000"/>
                <w:sz w:val="18"/>
                <w:szCs w:val="18"/>
                <w:lang w:eastAsia="fr-FR"/>
              </w:rPr>
              <w:t>)</w:t>
            </w:r>
          </w:p>
        </w:tc>
        <w:tc>
          <w:tcPr>
            <w:tcW w:w="1092" w:type="pct"/>
            <w:shd w:val="clear" w:color="auto" w:fill="auto"/>
            <w:hideMark/>
          </w:tcPr>
          <w:p w14:paraId="1CCF4F4D"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spellStart"/>
            <w:proofErr w:type="gramStart"/>
            <w:r w:rsidRPr="00EA7180">
              <w:rPr>
                <w:rFonts w:eastAsia="Times New Roman"/>
                <w:color w:val="000000"/>
                <w:sz w:val="18"/>
                <w:szCs w:val="18"/>
                <w:lang w:eastAsia="fr-FR"/>
              </w:rPr>
              <w:t>schema</w:t>
            </w:r>
            <w:proofErr w:type="gramEnd"/>
            <w:r w:rsidRPr="00EA7180">
              <w:rPr>
                <w:rFonts w:eastAsia="Times New Roman"/>
                <w:color w:val="000000"/>
                <w:sz w:val="18"/>
                <w:szCs w:val="18"/>
                <w:lang w:eastAsia="fr-FR"/>
              </w:rPr>
              <w:t>_coc.note_resultat_controle</w:t>
            </w:r>
            <w:proofErr w:type="spellEnd"/>
          </w:p>
        </w:tc>
      </w:tr>
      <w:tr w:rsidR="00EA7180" w:rsidRPr="00EA7180" w14:paraId="32468507" w14:textId="77777777" w:rsidTr="00EA7180">
        <w:trPr>
          <w:trHeight w:val="360"/>
        </w:trPr>
        <w:tc>
          <w:tcPr>
            <w:tcW w:w="921" w:type="pct"/>
            <w:shd w:val="clear" w:color="auto" w:fill="auto"/>
            <w:hideMark/>
          </w:tcPr>
          <w:p w14:paraId="2BB89EEE"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spellStart"/>
            <w:proofErr w:type="gramStart"/>
            <w:r w:rsidRPr="00EA7180">
              <w:rPr>
                <w:rFonts w:eastAsia="Times New Roman"/>
                <w:color w:val="000000"/>
                <w:sz w:val="18"/>
                <w:szCs w:val="18"/>
                <w:lang w:eastAsia="fr-FR"/>
              </w:rPr>
              <w:t>objet</w:t>
            </w:r>
            <w:proofErr w:type="gramEnd"/>
            <w:r w:rsidRPr="00EA7180">
              <w:rPr>
                <w:rFonts w:eastAsia="Times New Roman"/>
                <w:color w:val="000000"/>
                <w:sz w:val="18"/>
                <w:szCs w:val="18"/>
                <w:lang w:eastAsia="fr-FR"/>
              </w:rPr>
              <w:t>_formation</w:t>
            </w:r>
            <w:proofErr w:type="spellEnd"/>
          </w:p>
        </w:tc>
        <w:tc>
          <w:tcPr>
            <w:tcW w:w="364" w:type="pct"/>
            <w:shd w:val="clear" w:color="auto" w:fill="auto"/>
            <w:hideMark/>
          </w:tcPr>
          <w:p w14:paraId="2FD3B5B3"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COF</w:t>
            </w:r>
          </w:p>
        </w:tc>
        <w:tc>
          <w:tcPr>
            <w:tcW w:w="1528" w:type="pct"/>
            <w:shd w:val="clear" w:color="auto" w:fill="auto"/>
            <w:hideMark/>
          </w:tcPr>
          <w:p w14:paraId="67EE6CAA"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Objet permettant de structurer tout ou partie d’une formation de manière à l’adapter à l’organisation voulue par l’établissement ou par la réglementation.</w:t>
            </w:r>
          </w:p>
        </w:tc>
        <w:tc>
          <w:tcPr>
            <w:tcW w:w="1095" w:type="pct"/>
            <w:shd w:val="clear" w:color="auto" w:fill="auto"/>
            <w:hideMark/>
          </w:tcPr>
          <w:p w14:paraId="64DFCDB1"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w:t>
            </w:r>
            <w:proofErr w:type="spellStart"/>
            <w:proofErr w:type="gramStart"/>
            <w:r w:rsidRPr="00EA7180">
              <w:rPr>
                <w:rFonts w:eastAsia="Times New Roman"/>
                <w:color w:val="000000"/>
                <w:sz w:val="18"/>
                <w:szCs w:val="18"/>
                <w:lang w:eastAsia="fr-FR"/>
              </w:rPr>
              <w:t>code</w:t>
            </w:r>
            <w:proofErr w:type="gramEnd"/>
            <w:r w:rsidRPr="00EA7180">
              <w:rPr>
                <w:rFonts w:eastAsia="Times New Roman"/>
                <w:color w:val="000000"/>
                <w:sz w:val="18"/>
                <w:szCs w:val="18"/>
                <w:lang w:eastAsia="fr-FR"/>
              </w:rPr>
              <w:t>_objet_formation</w:t>
            </w:r>
            <w:proofErr w:type="spellEnd"/>
            <w:r w:rsidRPr="00EA7180">
              <w:rPr>
                <w:rFonts w:eastAsia="Times New Roman"/>
                <w:color w:val="000000"/>
                <w:sz w:val="18"/>
                <w:szCs w:val="18"/>
                <w:lang w:eastAsia="fr-FR"/>
              </w:rPr>
              <w:t>, version)</w:t>
            </w:r>
            <w:r w:rsidRPr="00EA7180">
              <w:rPr>
                <w:rFonts w:eastAsia="Times New Roman"/>
                <w:color w:val="000000"/>
                <w:sz w:val="18"/>
                <w:szCs w:val="18"/>
                <w:lang w:eastAsia="fr-FR"/>
              </w:rPr>
              <w:br/>
              <w:t>Attention au cas des objets mutualisés qui sont indépendants des versions</w:t>
            </w:r>
          </w:p>
        </w:tc>
        <w:tc>
          <w:tcPr>
            <w:tcW w:w="1092" w:type="pct"/>
            <w:shd w:val="clear" w:color="auto" w:fill="auto"/>
            <w:hideMark/>
          </w:tcPr>
          <w:p w14:paraId="78E2DD08"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spellStart"/>
            <w:proofErr w:type="gramStart"/>
            <w:r w:rsidRPr="00EA7180">
              <w:rPr>
                <w:rFonts w:eastAsia="Times New Roman"/>
                <w:color w:val="000000"/>
                <w:sz w:val="18"/>
                <w:szCs w:val="18"/>
                <w:lang w:eastAsia="fr-FR"/>
              </w:rPr>
              <w:t>schema</w:t>
            </w:r>
            <w:proofErr w:type="gramEnd"/>
            <w:r w:rsidRPr="00EA7180">
              <w:rPr>
                <w:rFonts w:eastAsia="Times New Roman"/>
                <w:color w:val="000000"/>
                <w:sz w:val="18"/>
                <w:szCs w:val="18"/>
                <w:lang w:eastAsia="fr-FR"/>
              </w:rPr>
              <w:t>_mof.maquette_objet_formation</w:t>
            </w:r>
            <w:proofErr w:type="spellEnd"/>
          </w:p>
        </w:tc>
      </w:tr>
      <w:tr w:rsidR="00EA7180" w:rsidRPr="00EA7180" w14:paraId="16564664" w14:textId="77777777" w:rsidTr="00EA7180">
        <w:trPr>
          <w:trHeight w:val="360"/>
        </w:trPr>
        <w:tc>
          <w:tcPr>
            <w:tcW w:w="921" w:type="pct"/>
            <w:shd w:val="clear" w:color="auto" w:fill="auto"/>
            <w:hideMark/>
          </w:tcPr>
          <w:p w14:paraId="566A209A"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spellStart"/>
            <w:proofErr w:type="gramStart"/>
            <w:r w:rsidRPr="00EA7180">
              <w:rPr>
                <w:rFonts w:eastAsia="Times New Roman"/>
                <w:color w:val="000000"/>
                <w:sz w:val="18"/>
                <w:szCs w:val="18"/>
                <w:lang w:eastAsia="fr-FR"/>
              </w:rPr>
              <w:t>objet</w:t>
            </w:r>
            <w:proofErr w:type="gramEnd"/>
            <w:r w:rsidRPr="00EA7180">
              <w:rPr>
                <w:rFonts w:eastAsia="Times New Roman"/>
                <w:color w:val="000000"/>
                <w:sz w:val="18"/>
                <w:szCs w:val="18"/>
                <w:lang w:eastAsia="fr-FR"/>
              </w:rPr>
              <w:t>_formation_moe</w:t>
            </w:r>
            <w:proofErr w:type="spellEnd"/>
          </w:p>
        </w:tc>
        <w:tc>
          <w:tcPr>
            <w:tcW w:w="364" w:type="pct"/>
            <w:shd w:val="clear" w:color="auto" w:fill="auto"/>
            <w:hideMark/>
          </w:tcPr>
          <w:p w14:paraId="629DA40E"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MOF</w:t>
            </w:r>
          </w:p>
        </w:tc>
        <w:tc>
          <w:tcPr>
            <w:tcW w:w="1528" w:type="pct"/>
            <w:shd w:val="clear" w:color="auto" w:fill="auto"/>
            <w:hideMark/>
          </w:tcPr>
          <w:p w14:paraId="54ABA2DF"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 xml:space="preserve">Définition identique à celle d'un </w:t>
            </w:r>
            <w:proofErr w:type="spellStart"/>
            <w:r w:rsidRPr="00EA7180">
              <w:rPr>
                <w:rFonts w:eastAsia="Times New Roman"/>
                <w:color w:val="000000"/>
                <w:sz w:val="18"/>
                <w:szCs w:val="18"/>
                <w:lang w:eastAsia="fr-FR"/>
              </w:rPr>
              <w:t>objet_formation</w:t>
            </w:r>
            <w:proofErr w:type="spellEnd"/>
            <w:r w:rsidRPr="00EA7180">
              <w:rPr>
                <w:rFonts w:eastAsia="Times New Roman"/>
                <w:color w:val="000000"/>
                <w:sz w:val="18"/>
                <w:szCs w:val="18"/>
                <w:lang w:eastAsia="fr-FR"/>
              </w:rPr>
              <w:t xml:space="preserve">, décliné pour une période de mise en </w:t>
            </w:r>
            <w:proofErr w:type="spellStart"/>
            <w:r w:rsidRPr="00EA7180">
              <w:rPr>
                <w:rFonts w:eastAsia="Times New Roman"/>
                <w:color w:val="000000"/>
                <w:sz w:val="18"/>
                <w:szCs w:val="18"/>
                <w:lang w:eastAsia="fr-FR"/>
              </w:rPr>
              <w:t>oeuvre</w:t>
            </w:r>
            <w:proofErr w:type="spellEnd"/>
          </w:p>
        </w:tc>
        <w:tc>
          <w:tcPr>
            <w:tcW w:w="1095" w:type="pct"/>
            <w:shd w:val="clear" w:color="auto" w:fill="auto"/>
            <w:hideMark/>
          </w:tcPr>
          <w:p w14:paraId="1E77E1DD"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w:t>
            </w:r>
            <w:proofErr w:type="spellStart"/>
            <w:proofErr w:type="gramStart"/>
            <w:r w:rsidRPr="00EA7180">
              <w:rPr>
                <w:rFonts w:eastAsia="Times New Roman"/>
                <w:color w:val="000000"/>
                <w:sz w:val="18"/>
                <w:szCs w:val="18"/>
                <w:lang w:eastAsia="fr-FR"/>
              </w:rPr>
              <w:t>code</w:t>
            </w:r>
            <w:proofErr w:type="gramEnd"/>
            <w:r w:rsidRPr="00EA7180">
              <w:rPr>
                <w:rFonts w:eastAsia="Times New Roman"/>
                <w:color w:val="000000"/>
                <w:sz w:val="18"/>
                <w:szCs w:val="18"/>
                <w:lang w:eastAsia="fr-FR"/>
              </w:rPr>
              <w:t>_periode</w:t>
            </w:r>
            <w:proofErr w:type="spellEnd"/>
            <w:r w:rsidRPr="00EA7180">
              <w:rPr>
                <w:rFonts w:eastAsia="Times New Roman"/>
                <w:color w:val="000000"/>
                <w:sz w:val="18"/>
                <w:szCs w:val="18"/>
                <w:lang w:eastAsia="fr-FR"/>
              </w:rPr>
              <w:t xml:space="preserve">, </w:t>
            </w:r>
            <w:proofErr w:type="spellStart"/>
            <w:r w:rsidRPr="00EA7180">
              <w:rPr>
                <w:rFonts w:eastAsia="Times New Roman"/>
                <w:color w:val="000000"/>
                <w:sz w:val="18"/>
                <w:szCs w:val="18"/>
                <w:lang w:eastAsia="fr-FR"/>
              </w:rPr>
              <w:t>code_objet_formation</w:t>
            </w:r>
            <w:proofErr w:type="spellEnd"/>
            <w:r w:rsidRPr="00EA7180">
              <w:rPr>
                <w:rFonts w:eastAsia="Times New Roman"/>
                <w:color w:val="000000"/>
                <w:sz w:val="18"/>
                <w:szCs w:val="18"/>
                <w:lang w:eastAsia="fr-FR"/>
              </w:rPr>
              <w:t>)</w:t>
            </w:r>
          </w:p>
        </w:tc>
        <w:tc>
          <w:tcPr>
            <w:tcW w:w="1092" w:type="pct"/>
            <w:shd w:val="clear" w:color="auto" w:fill="auto"/>
            <w:hideMark/>
          </w:tcPr>
          <w:p w14:paraId="78209DE5"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spellStart"/>
            <w:proofErr w:type="gramStart"/>
            <w:r w:rsidRPr="00EA7180">
              <w:rPr>
                <w:rFonts w:eastAsia="Times New Roman"/>
                <w:color w:val="000000"/>
                <w:sz w:val="18"/>
                <w:szCs w:val="18"/>
                <w:lang w:eastAsia="fr-FR"/>
              </w:rPr>
              <w:t>schema</w:t>
            </w:r>
            <w:proofErr w:type="gramEnd"/>
            <w:r w:rsidRPr="00EA7180">
              <w:rPr>
                <w:rFonts w:eastAsia="Times New Roman"/>
                <w:color w:val="000000"/>
                <w:sz w:val="18"/>
                <w:szCs w:val="18"/>
                <w:lang w:eastAsia="fr-FR"/>
              </w:rPr>
              <w:t>_mof.objet_formation</w:t>
            </w:r>
            <w:proofErr w:type="spellEnd"/>
          </w:p>
        </w:tc>
      </w:tr>
      <w:tr w:rsidR="00EA7180" w:rsidRPr="00EA7180" w14:paraId="20CD2D0F" w14:textId="77777777" w:rsidTr="00EA7180">
        <w:trPr>
          <w:trHeight w:val="360"/>
        </w:trPr>
        <w:tc>
          <w:tcPr>
            <w:tcW w:w="921" w:type="pct"/>
            <w:shd w:val="clear" w:color="auto" w:fill="auto"/>
            <w:hideMark/>
          </w:tcPr>
          <w:p w14:paraId="06D728E6"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spellStart"/>
            <w:proofErr w:type="gramStart"/>
            <w:r w:rsidRPr="00EA7180">
              <w:rPr>
                <w:rFonts w:eastAsia="Times New Roman"/>
                <w:color w:val="000000"/>
                <w:sz w:val="18"/>
                <w:szCs w:val="18"/>
                <w:lang w:eastAsia="fr-FR"/>
              </w:rPr>
              <w:t>objet</w:t>
            </w:r>
            <w:proofErr w:type="gramEnd"/>
            <w:r w:rsidRPr="00EA7180">
              <w:rPr>
                <w:rFonts w:eastAsia="Times New Roman"/>
                <w:color w:val="000000"/>
                <w:sz w:val="18"/>
                <w:szCs w:val="18"/>
                <w:lang w:eastAsia="fr-FR"/>
              </w:rPr>
              <w:t>_maquette</w:t>
            </w:r>
            <w:proofErr w:type="spellEnd"/>
          </w:p>
        </w:tc>
        <w:tc>
          <w:tcPr>
            <w:tcW w:w="364" w:type="pct"/>
            <w:shd w:val="clear" w:color="auto" w:fill="auto"/>
            <w:hideMark/>
          </w:tcPr>
          <w:p w14:paraId="09234170"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COF</w:t>
            </w:r>
          </w:p>
        </w:tc>
        <w:tc>
          <w:tcPr>
            <w:tcW w:w="1528" w:type="pct"/>
            <w:shd w:val="clear" w:color="auto" w:fill="auto"/>
            <w:hideMark/>
          </w:tcPr>
          <w:p w14:paraId="28921EA2"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 xml:space="preserve">Objet permettant de structurer tout ou partie d’une maquette de </w:t>
            </w:r>
            <w:r w:rsidRPr="00EA7180">
              <w:rPr>
                <w:rFonts w:eastAsia="Times New Roman"/>
                <w:color w:val="000000"/>
                <w:sz w:val="18"/>
                <w:szCs w:val="18"/>
                <w:lang w:eastAsia="fr-FR"/>
              </w:rPr>
              <w:lastRenderedPageBreak/>
              <w:t>formation de manière à l’adapter à l’organisation voulue par l’établissement ou par la réglementation. En fonction de son type, cet objet peut recevoir des caractéristiques supplémentaires.</w:t>
            </w:r>
            <w:r w:rsidRPr="00EA7180">
              <w:rPr>
                <w:rFonts w:eastAsia="Times New Roman"/>
                <w:color w:val="000000"/>
                <w:sz w:val="18"/>
                <w:szCs w:val="18"/>
                <w:lang w:eastAsia="fr-FR"/>
              </w:rPr>
              <w:br/>
              <w:t>A part les formations et des groupements tous les objets de maquettes sont des objets de formations.</w:t>
            </w:r>
          </w:p>
        </w:tc>
        <w:tc>
          <w:tcPr>
            <w:tcW w:w="1095" w:type="pct"/>
            <w:shd w:val="clear" w:color="auto" w:fill="auto"/>
            <w:hideMark/>
          </w:tcPr>
          <w:p w14:paraId="6B116838"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lastRenderedPageBreak/>
              <w:t>n</w:t>
            </w:r>
            <w:proofErr w:type="gramEnd"/>
            <w:r w:rsidRPr="00EA7180">
              <w:rPr>
                <w:rFonts w:eastAsia="Times New Roman"/>
                <w:color w:val="000000"/>
                <w:sz w:val="18"/>
                <w:szCs w:val="18"/>
                <w:lang w:eastAsia="fr-FR"/>
              </w:rPr>
              <w:t>/a</w:t>
            </w:r>
          </w:p>
        </w:tc>
        <w:tc>
          <w:tcPr>
            <w:tcW w:w="1092" w:type="pct"/>
            <w:shd w:val="clear" w:color="auto" w:fill="auto"/>
            <w:hideMark/>
          </w:tcPr>
          <w:p w14:paraId="15D829ED"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n</w:t>
            </w:r>
            <w:proofErr w:type="gramEnd"/>
            <w:r w:rsidRPr="00EA7180">
              <w:rPr>
                <w:rFonts w:eastAsia="Times New Roman"/>
                <w:color w:val="000000"/>
                <w:sz w:val="18"/>
                <w:szCs w:val="18"/>
                <w:lang w:eastAsia="fr-FR"/>
              </w:rPr>
              <w:t>/a</w:t>
            </w:r>
          </w:p>
        </w:tc>
      </w:tr>
      <w:tr w:rsidR="00EA7180" w:rsidRPr="00EA7180" w14:paraId="79CD2378" w14:textId="77777777" w:rsidTr="00EA7180">
        <w:trPr>
          <w:trHeight w:val="360"/>
        </w:trPr>
        <w:tc>
          <w:tcPr>
            <w:tcW w:w="921" w:type="pct"/>
            <w:shd w:val="clear" w:color="auto" w:fill="auto"/>
            <w:hideMark/>
          </w:tcPr>
          <w:p w14:paraId="7A46689F"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spellStart"/>
            <w:proofErr w:type="gramStart"/>
            <w:r w:rsidRPr="00EA7180">
              <w:rPr>
                <w:rFonts w:eastAsia="Times New Roman"/>
                <w:color w:val="000000"/>
                <w:sz w:val="18"/>
                <w:szCs w:val="18"/>
                <w:lang w:eastAsia="fr-FR"/>
              </w:rPr>
              <w:t>objet</w:t>
            </w:r>
            <w:proofErr w:type="gramEnd"/>
            <w:r w:rsidRPr="00EA7180">
              <w:rPr>
                <w:rFonts w:eastAsia="Times New Roman"/>
                <w:color w:val="000000"/>
                <w:sz w:val="18"/>
                <w:szCs w:val="18"/>
                <w:lang w:eastAsia="fr-FR"/>
              </w:rPr>
              <w:t>_maquette_moe</w:t>
            </w:r>
            <w:proofErr w:type="spellEnd"/>
          </w:p>
        </w:tc>
        <w:tc>
          <w:tcPr>
            <w:tcW w:w="364" w:type="pct"/>
            <w:shd w:val="clear" w:color="auto" w:fill="auto"/>
            <w:hideMark/>
          </w:tcPr>
          <w:p w14:paraId="7F3F8F27"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MOF</w:t>
            </w:r>
          </w:p>
        </w:tc>
        <w:tc>
          <w:tcPr>
            <w:tcW w:w="1528" w:type="pct"/>
            <w:shd w:val="clear" w:color="auto" w:fill="auto"/>
            <w:hideMark/>
          </w:tcPr>
          <w:p w14:paraId="4463BCD6"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Définition identique à celle d'un objet de maquette, décliné pour une période de mise en œuvre</w:t>
            </w:r>
          </w:p>
        </w:tc>
        <w:tc>
          <w:tcPr>
            <w:tcW w:w="1095" w:type="pct"/>
            <w:shd w:val="clear" w:color="auto" w:fill="auto"/>
            <w:hideMark/>
          </w:tcPr>
          <w:p w14:paraId="24C10F03"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n</w:t>
            </w:r>
            <w:proofErr w:type="gramEnd"/>
            <w:r w:rsidRPr="00EA7180">
              <w:rPr>
                <w:rFonts w:eastAsia="Times New Roman"/>
                <w:color w:val="000000"/>
                <w:sz w:val="18"/>
                <w:szCs w:val="18"/>
                <w:lang w:eastAsia="fr-FR"/>
              </w:rPr>
              <w:t>/a</w:t>
            </w:r>
          </w:p>
        </w:tc>
        <w:tc>
          <w:tcPr>
            <w:tcW w:w="1092" w:type="pct"/>
            <w:shd w:val="clear" w:color="auto" w:fill="auto"/>
            <w:hideMark/>
          </w:tcPr>
          <w:p w14:paraId="1D69AAE0"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
        </w:tc>
      </w:tr>
      <w:tr w:rsidR="00EA7180" w:rsidRPr="00EA7180" w14:paraId="5E253ACD" w14:textId="77777777" w:rsidTr="00EA7180">
        <w:trPr>
          <w:trHeight w:val="360"/>
        </w:trPr>
        <w:tc>
          <w:tcPr>
            <w:tcW w:w="921" w:type="pct"/>
            <w:shd w:val="clear" w:color="auto" w:fill="auto"/>
            <w:hideMark/>
          </w:tcPr>
          <w:p w14:paraId="4DD6B977"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paiement</w:t>
            </w:r>
            <w:proofErr w:type="gramEnd"/>
          </w:p>
        </w:tc>
        <w:tc>
          <w:tcPr>
            <w:tcW w:w="364" w:type="pct"/>
            <w:shd w:val="clear" w:color="auto" w:fill="auto"/>
            <w:hideMark/>
          </w:tcPr>
          <w:p w14:paraId="2E165B51"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PAI</w:t>
            </w:r>
          </w:p>
        </w:tc>
        <w:tc>
          <w:tcPr>
            <w:tcW w:w="1528" w:type="pct"/>
            <w:shd w:val="clear" w:color="auto" w:fill="auto"/>
            <w:hideMark/>
          </w:tcPr>
          <w:p w14:paraId="2AB9FBA2"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spellStart"/>
            <w:r w:rsidRPr="00EA7180">
              <w:rPr>
                <w:rFonts w:eastAsia="Times New Roman"/>
                <w:color w:val="000000"/>
                <w:sz w:val="18"/>
                <w:szCs w:val="18"/>
                <w:lang w:eastAsia="fr-FR"/>
              </w:rPr>
              <w:t>Paiment</w:t>
            </w:r>
            <w:proofErr w:type="spellEnd"/>
            <w:r w:rsidRPr="00EA7180">
              <w:rPr>
                <w:rFonts w:eastAsia="Times New Roman"/>
                <w:color w:val="000000"/>
                <w:sz w:val="18"/>
                <w:szCs w:val="18"/>
                <w:lang w:eastAsia="fr-FR"/>
              </w:rPr>
              <w:t xml:space="preserve"> ou remboursement</w:t>
            </w:r>
          </w:p>
        </w:tc>
        <w:tc>
          <w:tcPr>
            <w:tcW w:w="1095" w:type="pct"/>
            <w:shd w:val="clear" w:color="auto" w:fill="auto"/>
            <w:hideMark/>
          </w:tcPr>
          <w:p w14:paraId="75430BE9"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w:t>
            </w:r>
            <w:proofErr w:type="spellStart"/>
            <w:proofErr w:type="gramStart"/>
            <w:r w:rsidRPr="00EA7180">
              <w:rPr>
                <w:rFonts w:eastAsia="Times New Roman"/>
                <w:color w:val="000000"/>
                <w:sz w:val="18"/>
                <w:szCs w:val="18"/>
                <w:lang w:eastAsia="fr-FR"/>
              </w:rPr>
              <w:t>numero</w:t>
            </w:r>
            <w:proofErr w:type="gramEnd"/>
            <w:r w:rsidRPr="00EA7180">
              <w:rPr>
                <w:rFonts w:eastAsia="Times New Roman"/>
                <w:color w:val="000000"/>
                <w:sz w:val="18"/>
                <w:szCs w:val="18"/>
                <w:lang w:eastAsia="fr-FR"/>
              </w:rPr>
              <w:t>_facture</w:t>
            </w:r>
            <w:proofErr w:type="spellEnd"/>
            <w:r w:rsidRPr="00EA7180">
              <w:rPr>
                <w:rFonts w:eastAsia="Times New Roman"/>
                <w:color w:val="000000"/>
                <w:sz w:val="18"/>
                <w:szCs w:val="18"/>
                <w:lang w:eastAsia="fr-FR"/>
              </w:rPr>
              <w:t xml:space="preserve">, </w:t>
            </w:r>
            <w:proofErr w:type="spellStart"/>
            <w:r w:rsidRPr="00EA7180">
              <w:rPr>
                <w:rFonts w:eastAsia="Times New Roman"/>
                <w:color w:val="000000"/>
                <w:sz w:val="18"/>
                <w:szCs w:val="18"/>
                <w:lang w:eastAsia="fr-FR"/>
              </w:rPr>
              <w:t>code_modalite_paiement</w:t>
            </w:r>
            <w:proofErr w:type="spellEnd"/>
            <w:r w:rsidRPr="00EA7180">
              <w:rPr>
                <w:rFonts w:eastAsia="Times New Roman"/>
                <w:color w:val="000000"/>
                <w:sz w:val="18"/>
                <w:szCs w:val="18"/>
                <w:lang w:eastAsia="fr-FR"/>
              </w:rPr>
              <w:t>)</w:t>
            </w:r>
          </w:p>
        </w:tc>
        <w:tc>
          <w:tcPr>
            <w:tcW w:w="1092" w:type="pct"/>
            <w:shd w:val="clear" w:color="auto" w:fill="auto"/>
            <w:hideMark/>
          </w:tcPr>
          <w:p w14:paraId="282CEA4C"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spellStart"/>
            <w:proofErr w:type="gramStart"/>
            <w:r w:rsidRPr="00EA7180">
              <w:rPr>
                <w:rFonts w:eastAsia="Times New Roman"/>
                <w:color w:val="000000"/>
                <w:sz w:val="18"/>
                <w:szCs w:val="18"/>
                <w:lang w:eastAsia="fr-FR"/>
              </w:rPr>
              <w:t>schema</w:t>
            </w:r>
            <w:proofErr w:type="gramEnd"/>
            <w:r w:rsidRPr="00EA7180">
              <w:rPr>
                <w:rFonts w:eastAsia="Times New Roman"/>
                <w:color w:val="000000"/>
                <w:sz w:val="18"/>
                <w:szCs w:val="18"/>
                <w:lang w:eastAsia="fr-FR"/>
              </w:rPr>
              <w:t>_pai.paiement</w:t>
            </w:r>
            <w:proofErr w:type="spellEnd"/>
          </w:p>
        </w:tc>
      </w:tr>
      <w:tr w:rsidR="00EA7180" w:rsidRPr="00EA7180" w14:paraId="7FF5D217" w14:textId="77777777" w:rsidTr="00EA7180">
        <w:trPr>
          <w:trHeight w:val="360"/>
        </w:trPr>
        <w:tc>
          <w:tcPr>
            <w:tcW w:w="921" w:type="pct"/>
            <w:shd w:val="clear" w:color="auto" w:fill="auto"/>
            <w:hideMark/>
          </w:tcPr>
          <w:p w14:paraId="554DB877"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spellStart"/>
            <w:proofErr w:type="gramStart"/>
            <w:r w:rsidRPr="00EA7180">
              <w:rPr>
                <w:rFonts w:eastAsia="Times New Roman"/>
                <w:color w:val="000000"/>
                <w:sz w:val="18"/>
                <w:szCs w:val="18"/>
                <w:lang w:eastAsia="fr-FR"/>
              </w:rPr>
              <w:t>parametre</w:t>
            </w:r>
            <w:proofErr w:type="spellEnd"/>
            <w:proofErr w:type="gramEnd"/>
          </w:p>
        </w:tc>
        <w:tc>
          <w:tcPr>
            <w:tcW w:w="364" w:type="pct"/>
            <w:shd w:val="clear" w:color="auto" w:fill="auto"/>
            <w:hideMark/>
          </w:tcPr>
          <w:p w14:paraId="29C6E447"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REF</w:t>
            </w:r>
          </w:p>
        </w:tc>
        <w:tc>
          <w:tcPr>
            <w:tcW w:w="1528" w:type="pct"/>
            <w:shd w:val="clear" w:color="auto" w:fill="auto"/>
            <w:hideMark/>
          </w:tcPr>
          <w:p w14:paraId="4E3037B5"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 xml:space="preserve">Ensemble des paramétrages qui sont communs à plusieurs modules de PEGASE. (D'autres paramétrages spécifiques à un seul module sont gérés dans le module </w:t>
            </w:r>
            <w:proofErr w:type="spellStart"/>
            <w:r w:rsidRPr="00EA7180">
              <w:rPr>
                <w:rFonts w:eastAsia="Times New Roman"/>
                <w:color w:val="000000"/>
                <w:sz w:val="18"/>
                <w:szCs w:val="18"/>
                <w:lang w:eastAsia="fr-FR"/>
              </w:rPr>
              <w:t>lui même</w:t>
            </w:r>
            <w:proofErr w:type="spellEnd"/>
            <w:r w:rsidRPr="00EA7180">
              <w:rPr>
                <w:rFonts w:eastAsia="Times New Roman"/>
                <w:color w:val="000000"/>
                <w:sz w:val="18"/>
                <w:szCs w:val="18"/>
                <w:lang w:eastAsia="fr-FR"/>
              </w:rPr>
              <w:t>).</w:t>
            </w:r>
            <w:r w:rsidRPr="00EA7180">
              <w:rPr>
                <w:rFonts w:eastAsia="Times New Roman"/>
                <w:color w:val="000000"/>
                <w:sz w:val="18"/>
                <w:szCs w:val="18"/>
                <w:lang w:eastAsia="fr-FR"/>
              </w:rPr>
              <w:br/>
              <w:t>Voir la liste des paramétrages dans la documentation du module REF.</w:t>
            </w:r>
          </w:p>
        </w:tc>
        <w:tc>
          <w:tcPr>
            <w:tcW w:w="1095" w:type="pct"/>
            <w:shd w:val="clear" w:color="auto" w:fill="auto"/>
            <w:hideMark/>
          </w:tcPr>
          <w:p w14:paraId="0846FD9C"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w:t>
            </w:r>
            <w:proofErr w:type="spellStart"/>
            <w:proofErr w:type="gramStart"/>
            <w:r w:rsidRPr="00EA7180">
              <w:rPr>
                <w:rFonts w:eastAsia="Times New Roman"/>
                <w:color w:val="000000"/>
                <w:sz w:val="18"/>
                <w:szCs w:val="18"/>
                <w:lang w:eastAsia="fr-FR"/>
              </w:rPr>
              <w:t>code</w:t>
            </w:r>
            <w:proofErr w:type="gramEnd"/>
            <w:r w:rsidRPr="00EA7180">
              <w:rPr>
                <w:rFonts w:eastAsia="Times New Roman"/>
                <w:color w:val="000000"/>
                <w:sz w:val="18"/>
                <w:szCs w:val="18"/>
                <w:lang w:eastAsia="fr-FR"/>
              </w:rPr>
              <w:t>_occurence</w:t>
            </w:r>
            <w:proofErr w:type="spellEnd"/>
            <w:r w:rsidRPr="00EA7180">
              <w:rPr>
                <w:rFonts w:eastAsia="Times New Roman"/>
                <w:color w:val="000000"/>
                <w:sz w:val="18"/>
                <w:szCs w:val="18"/>
                <w:lang w:eastAsia="fr-FR"/>
              </w:rPr>
              <w:t xml:space="preserve">, </w:t>
            </w:r>
            <w:proofErr w:type="spellStart"/>
            <w:r w:rsidRPr="00EA7180">
              <w:rPr>
                <w:rFonts w:eastAsia="Times New Roman"/>
                <w:color w:val="000000"/>
                <w:sz w:val="18"/>
                <w:szCs w:val="18"/>
                <w:lang w:eastAsia="fr-FR"/>
              </w:rPr>
              <w:t>date_debut_validite</w:t>
            </w:r>
            <w:proofErr w:type="spellEnd"/>
            <w:r w:rsidRPr="00EA7180">
              <w:rPr>
                <w:rFonts w:eastAsia="Times New Roman"/>
                <w:color w:val="000000"/>
                <w:sz w:val="18"/>
                <w:szCs w:val="18"/>
                <w:lang w:eastAsia="fr-FR"/>
              </w:rPr>
              <w:t xml:space="preserve">, </w:t>
            </w:r>
            <w:proofErr w:type="spellStart"/>
            <w:r w:rsidRPr="00EA7180">
              <w:rPr>
                <w:rFonts w:eastAsia="Times New Roman"/>
                <w:color w:val="000000"/>
                <w:sz w:val="18"/>
                <w:szCs w:val="18"/>
                <w:lang w:eastAsia="fr-FR"/>
              </w:rPr>
              <w:t>date_fin_validite</w:t>
            </w:r>
            <w:proofErr w:type="spellEnd"/>
            <w:r w:rsidRPr="00EA7180">
              <w:rPr>
                <w:rFonts w:eastAsia="Times New Roman"/>
                <w:color w:val="000000"/>
                <w:sz w:val="18"/>
                <w:szCs w:val="18"/>
                <w:lang w:eastAsia="fr-FR"/>
              </w:rPr>
              <w:t>)</w:t>
            </w:r>
          </w:p>
        </w:tc>
        <w:tc>
          <w:tcPr>
            <w:tcW w:w="1092" w:type="pct"/>
            <w:shd w:val="clear" w:color="auto" w:fill="auto"/>
            <w:hideMark/>
          </w:tcPr>
          <w:p w14:paraId="267C0C6F"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spellStart"/>
            <w:proofErr w:type="gramStart"/>
            <w:r w:rsidRPr="00EA7180">
              <w:rPr>
                <w:rFonts w:eastAsia="Times New Roman"/>
                <w:color w:val="000000"/>
                <w:sz w:val="18"/>
                <w:szCs w:val="18"/>
                <w:lang w:eastAsia="fr-FR"/>
              </w:rPr>
              <w:t>schema</w:t>
            </w:r>
            <w:proofErr w:type="gramEnd"/>
            <w:r w:rsidRPr="00EA7180">
              <w:rPr>
                <w:rFonts w:eastAsia="Times New Roman"/>
                <w:color w:val="000000"/>
                <w:sz w:val="18"/>
                <w:szCs w:val="18"/>
                <w:lang w:eastAsia="fr-FR"/>
              </w:rPr>
              <w:t>_ref</w:t>
            </w:r>
            <w:proofErr w:type="spellEnd"/>
            <w:r w:rsidRPr="00EA7180">
              <w:rPr>
                <w:rFonts w:eastAsia="Times New Roman"/>
                <w:color w:val="000000"/>
                <w:sz w:val="18"/>
                <w:szCs w:val="18"/>
                <w:lang w:eastAsia="fr-FR"/>
              </w:rPr>
              <w:t xml:space="preserve"> (multiples tables)</w:t>
            </w:r>
          </w:p>
        </w:tc>
      </w:tr>
      <w:tr w:rsidR="00EA7180" w:rsidRPr="00EA7180" w14:paraId="5DF4A2F7" w14:textId="77777777" w:rsidTr="00EA7180">
        <w:trPr>
          <w:trHeight w:val="360"/>
        </w:trPr>
        <w:tc>
          <w:tcPr>
            <w:tcW w:w="921" w:type="pct"/>
            <w:shd w:val="clear" w:color="auto" w:fill="auto"/>
            <w:hideMark/>
          </w:tcPr>
          <w:p w14:paraId="1489BF68"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parchemin</w:t>
            </w:r>
            <w:proofErr w:type="gramEnd"/>
          </w:p>
        </w:tc>
        <w:tc>
          <w:tcPr>
            <w:tcW w:w="364" w:type="pct"/>
            <w:shd w:val="clear" w:color="auto" w:fill="auto"/>
            <w:hideMark/>
          </w:tcPr>
          <w:p w14:paraId="7E56C3DD"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COC</w:t>
            </w:r>
          </w:p>
        </w:tc>
        <w:tc>
          <w:tcPr>
            <w:tcW w:w="1528" w:type="pct"/>
            <w:shd w:val="clear" w:color="auto" w:fill="auto"/>
            <w:hideMark/>
          </w:tcPr>
          <w:p w14:paraId="61A4F3FD"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Correspond à l'édition du parchemin pour le diplôme obtenu par un apprenant.</w:t>
            </w:r>
          </w:p>
        </w:tc>
        <w:tc>
          <w:tcPr>
            <w:tcW w:w="1095" w:type="pct"/>
            <w:shd w:val="clear" w:color="auto" w:fill="auto"/>
            <w:hideMark/>
          </w:tcPr>
          <w:p w14:paraId="7C86D4E0"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w:t>
            </w:r>
            <w:proofErr w:type="gramStart"/>
            <w:r w:rsidRPr="00EA7180">
              <w:rPr>
                <w:rFonts w:eastAsia="Times New Roman"/>
                <w:color w:val="000000"/>
                <w:sz w:val="18"/>
                <w:szCs w:val="18"/>
                <w:lang w:eastAsia="fr-FR"/>
              </w:rPr>
              <w:t>clé</w:t>
            </w:r>
            <w:proofErr w:type="gramEnd"/>
            <w:r w:rsidRPr="00EA7180">
              <w:rPr>
                <w:rFonts w:eastAsia="Times New Roman"/>
                <w:color w:val="000000"/>
                <w:sz w:val="18"/>
                <w:szCs w:val="18"/>
                <w:lang w:eastAsia="fr-FR"/>
              </w:rPr>
              <w:t xml:space="preserve"> </w:t>
            </w:r>
            <w:proofErr w:type="spellStart"/>
            <w:r w:rsidRPr="00EA7180">
              <w:rPr>
                <w:rFonts w:eastAsia="Times New Roman"/>
                <w:color w:val="000000"/>
                <w:sz w:val="18"/>
                <w:szCs w:val="18"/>
                <w:lang w:eastAsia="fr-FR"/>
              </w:rPr>
              <w:t>apprenant_diplome</w:t>
            </w:r>
            <w:proofErr w:type="spellEnd"/>
            <w:r w:rsidRPr="00EA7180">
              <w:rPr>
                <w:rFonts w:eastAsia="Times New Roman"/>
                <w:color w:val="000000"/>
                <w:sz w:val="18"/>
                <w:szCs w:val="18"/>
                <w:lang w:eastAsia="fr-FR"/>
              </w:rPr>
              <w:t>)</w:t>
            </w:r>
          </w:p>
        </w:tc>
        <w:tc>
          <w:tcPr>
            <w:tcW w:w="1092" w:type="pct"/>
            <w:shd w:val="clear" w:color="auto" w:fill="auto"/>
            <w:hideMark/>
          </w:tcPr>
          <w:p w14:paraId="5BA18192"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spellStart"/>
            <w:proofErr w:type="gramStart"/>
            <w:r w:rsidRPr="00EA7180">
              <w:rPr>
                <w:rFonts w:eastAsia="Times New Roman"/>
                <w:color w:val="000000"/>
                <w:sz w:val="18"/>
                <w:szCs w:val="18"/>
                <w:lang w:eastAsia="fr-FR"/>
              </w:rPr>
              <w:t>schema</w:t>
            </w:r>
            <w:proofErr w:type="gramEnd"/>
            <w:r w:rsidRPr="00EA7180">
              <w:rPr>
                <w:rFonts w:eastAsia="Times New Roman"/>
                <w:color w:val="000000"/>
                <w:sz w:val="18"/>
                <w:szCs w:val="18"/>
                <w:lang w:eastAsia="fr-FR"/>
              </w:rPr>
              <w:t>_coc.apprenant_diplome_parchemin</w:t>
            </w:r>
            <w:proofErr w:type="spellEnd"/>
          </w:p>
        </w:tc>
      </w:tr>
      <w:tr w:rsidR="00EA7180" w:rsidRPr="00EA7180" w14:paraId="0C374BE7" w14:textId="77777777" w:rsidTr="00EA7180">
        <w:trPr>
          <w:trHeight w:val="360"/>
        </w:trPr>
        <w:tc>
          <w:tcPr>
            <w:tcW w:w="921" w:type="pct"/>
            <w:shd w:val="clear" w:color="auto" w:fill="auto"/>
            <w:hideMark/>
          </w:tcPr>
          <w:p w14:paraId="0D1CD146"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spellStart"/>
            <w:proofErr w:type="gramStart"/>
            <w:r w:rsidRPr="00EA7180">
              <w:rPr>
                <w:rFonts w:eastAsia="Times New Roman"/>
                <w:color w:val="000000"/>
                <w:sz w:val="18"/>
                <w:szCs w:val="18"/>
                <w:lang w:eastAsia="fr-FR"/>
              </w:rPr>
              <w:t>periode</w:t>
            </w:r>
            <w:proofErr w:type="spellEnd"/>
            <w:proofErr w:type="gramEnd"/>
          </w:p>
        </w:tc>
        <w:tc>
          <w:tcPr>
            <w:tcW w:w="364" w:type="pct"/>
            <w:shd w:val="clear" w:color="auto" w:fill="auto"/>
            <w:hideMark/>
          </w:tcPr>
          <w:p w14:paraId="652D5901"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MOF</w:t>
            </w:r>
          </w:p>
        </w:tc>
        <w:tc>
          <w:tcPr>
            <w:tcW w:w="1528" w:type="pct"/>
            <w:shd w:val="clear" w:color="auto" w:fill="auto"/>
            <w:hideMark/>
          </w:tcPr>
          <w:p w14:paraId="17BC5701"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Période pendant laquelle se déroule la formation, du début des cours jusqu’à la fin des examens.</w:t>
            </w:r>
          </w:p>
        </w:tc>
        <w:tc>
          <w:tcPr>
            <w:tcW w:w="1095" w:type="pct"/>
            <w:shd w:val="clear" w:color="auto" w:fill="auto"/>
            <w:hideMark/>
          </w:tcPr>
          <w:p w14:paraId="686F0A7B"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w:t>
            </w:r>
            <w:proofErr w:type="spellStart"/>
            <w:proofErr w:type="gramStart"/>
            <w:r w:rsidRPr="00EA7180">
              <w:rPr>
                <w:rFonts w:eastAsia="Times New Roman"/>
                <w:color w:val="000000"/>
                <w:sz w:val="18"/>
                <w:szCs w:val="18"/>
                <w:lang w:eastAsia="fr-FR"/>
              </w:rPr>
              <w:t>code</w:t>
            </w:r>
            <w:proofErr w:type="gramEnd"/>
            <w:r w:rsidRPr="00EA7180">
              <w:rPr>
                <w:rFonts w:eastAsia="Times New Roman"/>
                <w:color w:val="000000"/>
                <w:sz w:val="18"/>
                <w:szCs w:val="18"/>
                <w:lang w:eastAsia="fr-FR"/>
              </w:rPr>
              <w:t>_periode</w:t>
            </w:r>
            <w:proofErr w:type="spellEnd"/>
            <w:r w:rsidRPr="00EA7180">
              <w:rPr>
                <w:rFonts w:eastAsia="Times New Roman"/>
                <w:color w:val="000000"/>
                <w:sz w:val="18"/>
                <w:szCs w:val="18"/>
                <w:lang w:eastAsia="fr-FR"/>
              </w:rPr>
              <w:t>)</w:t>
            </w:r>
          </w:p>
        </w:tc>
        <w:tc>
          <w:tcPr>
            <w:tcW w:w="1092" w:type="pct"/>
            <w:shd w:val="clear" w:color="auto" w:fill="auto"/>
            <w:hideMark/>
          </w:tcPr>
          <w:p w14:paraId="06F1FB03"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spellStart"/>
            <w:proofErr w:type="gramStart"/>
            <w:r w:rsidRPr="00EA7180">
              <w:rPr>
                <w:rFonts w:eastAsia="Times New Roman"/>
                <w:color w:val="000000"/>
                <w:sz w:val="18"/>
                <w:szCs w:val="18"/>
                <w:lang w:eastAsia="fr-FR"/>
              </w:rPr>
              <w:t>schema</w:t>
            </w:r>
            <w:proofErr w:type="gramEnd"/>
            <w:r w:rsidRPr="00EA7180">
              <w:rPr>
                <w:rFonts w:eastAsia="Times New Roman"/>
                <w:color w:val="000000"/>
                <w:sz w:val="18"/>
                <w:szCs w:val="18"/>
                <w:lang w:eastAsia="fr-FR"/>
              </w:rPr>
              <w:t>_mof.periode</w:t>
            </w:r>
            <w:proofErr w:type="spellEnd"/>
          </w:p>
        </w:tc>
      </w:tr>
      <w:tr w:rsidR="00EA7180" w:rsidRPr="00EA7180" w14:paraId="1E6BD9E4" w14:textId="77777777" w:rsidTr="00EA7180">
        <w:trPr>
          <w:trHeight w:val="360"/>
        </w:trPr>
        <w:tc>
          <w:tcPr>
            <w:tcW w:w="921" w:type="pct"/>
            <w:shd w:val="clear" w:color="auto" w:fill="auto"/>
            <w:hideMark/>
          </w:tcPr>
          <w:p w14:paraId="40679E08"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personne</w:t>
            </w:r>
            <w:proofErr w:type="gramEnd"/>
          </w:p>
        </w:tc>
        <w:tc>
          <w:tcPr>
            <w:tcW w:w="364" w:type="pct"/>
            <w:shd w:val="clear" w:color="auto" w:fill="auto"/>
            <w:hideMark/>
          </w:tcPr>
          <w:p w14:paraId="7729C546"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REF</w:t>
            </w:r>
          </w:p>
        </w:tc>
        <w:tc>
          <w:tcPr>
            <w:tcW w:w="1528" w:type="pct"/>
            <w:shd w:val="clear" w:color="auto" w:fill="auto"/>
            <w:hideMark/>
          </w:tcPr>
          <w:p w14:paraId="1881FA7B"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Individu physique identifiée dans le système d’information de l’établissement</w:t>
            </w:r>
          </w:p>
        </w:tc>
        <w:tc>
          <w:tcPr>
            <w:tcW w:w="1095" w:type="pct"/>
            <w:shd w:val="clear" w:color="auto" w:fill="auto"/>
            <w:hideMark/>
          </w:tcPr>
          <w:p w14:paraId="7908A200"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w:t>
            </w:r>
            <w:proofErr w:type="spellStart"/>
            <w:proofErr w:type="gramStart"/>
            <w:r w:rsidRPr="00EA7180">
              <w:rPr>
                <w:rFonts w:eastAsia="Times New Roman"/>
                <w:color w:val="000000"/>
                <w:sz w:val="18"/>
                <w:szCs w:val="18"/>
                <w:lang w:eastAsia="fr-FR"/>
              </w:rPr>
              <w:t>code</w:t>
            </w:r>
            <w:proofErr w:type="gramEnd"/>
            <w:r w:rsidRPr="00EA7180">
              <w:rPr>
                <w:rFonts w:eastAsia="Times New Roman"/>
                <w:color w:val="000000"/>
                <w:sz w:val="18"/>
                <w:szCs w:val="18"/>
                <w:lang w:eastAsia="fr-FR"/>
              </w:rPr>
              <w:t>_personne</w:t>
            </w:r>
            <w:proofErr w:type="spellEnd"/>
            <w:r w:rsidRPr="00EA7180">
              <w:rPr>
                <w:rFonts w:eastAsia="Times New Roman"/>
                <w:color w:val="000000"/>
                <w:sz w:val="18"/>
                <w:szCs w:val="18"/>
                <w:lang w:eastAsia="fr-FR"/>
              </w:rPr>
              <w:t>)</w:t>
            </w:r>
            <w:r w:rsidRPr="00EA7180">
              <w:rPr>
                <w:rFonts w:eastAsia="Times New Roman"/>
                <w:color w:val="000000"/>
                <w:sz w:val="18"/>
                <w:szCs w:val="18"/>
                <w:lang w:eastAsia="fr-FR"/>
              </w:rPr>
              <w:br/>
              <w:t xml:space="preserve">dans la table </w:t>
            </w:r>
            <w:proofErr w:type="spellStart"/>
            <w:r w:rsidRPr="00EA7180">
              <w:rPr>
                <w:rFonts w:eastAsia="Times New Roman"/>
                <w:color w:val="000000"/>
                <w:sz w:val="18"/>
                <w:szCs w:val="18"/>
                <w:lang w:eastAsia="fr-FR"/>
              </w:rPr>
              <w:t>Bdd</w:t>
            </w:r>
            <w:proofErr w:type="spellEnd"/>
            <w:r w:rsidRPr="00EA7180">
              <w:rPr>
                <w:rFonts w:eastAsia="Times New Roman"/>
                <w:color w:val="000000"/>
                <w:sz w:val="18"/>
                <w:szCs w:val="18"/>
                <w:lang w:eastAsia="fr-FR"/>
              </w:rPr>
              <w:t xml:space="preserve"> : champ nommé </w:t>
            </w:r>
            <w:proofErr w:type="spellStart"/>
            <w:r w:rsidRPr="00EA7180">
              <w:rPr>
                <w:rFonts w:eastAsia="Times New Roman"/>
                <w:color w:val="000000"/>
                <w:sz w:val="18"/>
                <w:szCs w:val="18"/>
                <w:lang w:eastAsia="fr-FR"/>
              </w:rPr>
              <w:t>code_metier</w:t>
            </w:r>
            <w:proofErr w:type="spellEnd"/>
          </w:p>
        </w:tc>
        <w:tc>
          <w:tcPr>
            <w:tcW w:w="1092" w:type="pct"/>
            <w:shd w:val="clear" w:color="auto" w:fill="auto"/>
            <w:hideMark/>
          </w:tcPr>
          <w:p w14:paraId="5B3BC11A"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spellStart"/>
            <w:proofErr w:type="gramStart"/>
            <w:r w:rsidRPr="00EA7180">
              <w:rPr>
                <w:rFonts w:eastAsia="Times New Roman"/>
                <w:color w:val="000000"/>
                <w:sz w:val="18"/>
                <w:szCs w:val="18"/>
                <w:lang w:eastAsia="fr-FR"/>
              </w:rPr>
              <w:t>schema</w:t>
            </w:r>
            <w:proofErr w:type="gramEnd"/>
            <w:r w:rsidRPr="00EA7180">
              <w:rPr>
                <w:rFonts w:eastAsia="Times New Roman"/>
                <w:color w:val="000000"/>
                <w:sz w:val="18"/>
                <w:szCs w:val="18"/>
                <w:lang w:eastAsia="fr-FR"/>
              </w:rPr>
              <w:t>_ref.personne</w:t>
            </w:r>
            <w:proofErr w:type="spellEnd"/>
          </w:p>
        </w:tc>
      </w:tr>
      <w:tr w:rsidR="00EA7180" w:rsidRPr="00EA7180" w14:paraId="75442DFF" w14:textId="77777777" w:rsidTr="00EA7180">
        <w:trPr>
          <w:trHeight w:val="360"/>
        </w:trPr>
        <w:tc>
          <w:tcPr>
            <w:tcW w:w="921" w:type="pct"/>
            <w:shd w:val="clear" w:color="auto" w:fill="auto"/>
            <w:hideMark/>
          </w:tcPr>
          <w:p w14:paraId="2A92B255"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quittance</w:t>
            </w:r>
            <w:proofErr w:type="gramEnd"/>
          </w:p>
        </w:tc>
        <w:tc>
          <w:tcPr>
            <w:tcW w:w="364" w:type="pct"/>
            <w:shd w:val="clear" w:color="auto" w:fill="auto"/>
            <w:hideMark/>
          </w:tcPr>
          <w:p w14:paraId="45028A8A"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PAI</w:t>
            </w:r>
          </w:p>
        </w:tc>
        <w:tc>
          <w:tcPr>
            <w:tcW w:w="1528" w:type="pct"/>
            <w:shd w:val="clear" w:color="auto" w:fill="auto"/>
            <w:hideMark/>
          </w:tcPr>
          <w:p w14:paraId="0D89997E"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Atteste du paiement de l'apprenant</w:t>
            </w:r>
          </w:p>
        </w:tc>
        <w:tc>
          <w:tcPr>
            <w:tcW w:w="1095" w:type="pct"/>
            <w:shd w:val="clear" w:color="auto" w:fill="auto"/>
            <w:hideMark/>
          </w:tcPr>
          <w:p w14:paraId="154E28EF"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w:t>
            </w:r>
            <w:proofErr w:type="spellStart"/>
            <w:proofErr w:type="gramStart"/>
            <w:r w:rsidRPr="00EA7180">
              <w:rPr>
                <w:rFonts w:eastAsia="Times New Roman"/>
                <w:color w:val="000000"/>
                <w:sz w:val="18"/>
                <w:szCs w:val="18"/>
                <w:lang w:eastAsia="fr-FR"/>
              </w:rPr>
              <w:t>numero</w:t>
            </w:r>
            <w:proofErr w:type="gramEnd"/>
            <w:r w:rsidRPr="00EA7180">
              <w:rPr>
                <w:rFonts w:eastAsia="Times New Roman"/>
                <w:color w:val="000000"/>
                <w:sz w:val="18"/>
                <w:szCs w:val="18"/>
                <w:lang w:eastAsia="fr-FR"/>
              </w:rPr>
              <w:t>_facture</w:t>
            </w:r>
            <w:proofErr w:type="spellEnd"/>
            <w:r w:rsidRPr="00EA7180">
              <w:rPr>
                <w:rFonts w:eastAsia="Times New Roman"/>
                <w:color w:val="000000"/>
                <w:sz w:val="18"/>
                <w:szCs w:val="18"/>
                <w:lang w:eastAsia="fr-FR"/>
              </w:rPr>
              <w:t>)</w:t>
            </w:r>
          </w:p>
        </w:tc>
        <w:tc>
          <w:tcPr>
            <w:tcW w:w="1092" w:type="pct"/>
            <w:shd w:val="clear" w:color="auto" w:fill="auto"/>
            <w:hideMark/>
          </w:tcPr>
          <w:p w14:paraId="72850CAD"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spellStart"/>
            <w:proofErr w:type="gramStart"/>
            <w:r w:rsidRPr="00EA7180">
              <w:rPr>
                <w:rFonts w:eastAsia="Times New Roman"/>
                <w:color w:val="000000"/>
                <w:sz w:val="18"/>
                <w:szCs w:val="18"/>
                <w:lang w:eastAsia="fr-FR"/>
              </w:rPr>
              <w:t>schema</w:t>
            </w:r>
            <w:proofErr w:type="gramEnd"/>
            <w:r w:rsidRPr="00EA7180">
              <w:rPr>
                <w:rFonts w:eastAsia="Times New Roman"/>
                <w:color w:val="000000"/>
                <w:sz w:val="18"/>
                <w:szCs w:val="18"/>
                <w:lang w:eastAsia="fr-FR"/>
              </w:rPr>
              <w:t>_pai.facture</w:t>
            </w:r>
            <w:proofErr w:type="spellEnd"/>
          </w:p>
        </w:tc>
      </w:tr>
      <w:tr w:rsidR="00EA7180" w:rsidRPr="00EA7180" w14:paraId="3199A7D0" w14:textId="77777777" w:rsidTr="00EA7180">
        <w:trPr>
          <w:trHeight w:val="360"/>
        </w:trPr>
        <w:tc>
          <w:tcPr>
            <w:tcW w:w="921" w:type="pct"/>
            <w:shd w:val="clear" w:color="auto" w:fill="auto"/>
            <w:hideMark/>
          </w:tcPr>
          <w:p w14:paraId="53A5983B"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responsable</w:t>
            </w:r>
            <w:proofErr w:type="gramEnd"/>
          </w:p>
        </w:tc>
        <w:tc>
          <w:tcPr>
            <w:tcW w:w="364" w:type="pct"/>
            <w:shd w:val="clear" w:color="auto" w:fill="auto"/>
            <w:hideMark/>
          </w:tcPr>
          <w:p w14:paraId="013E6B50"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REF</w:t>
            </w:r>
          </w:p>
        </w:tc>
        <w:tc>
          <w:tcPr>
            <w:tcW w:w="1528" w:type="pct"/>
            <w:shd w:val="clear" w:color="auto" w:fill="auto"/>
            <w:hideMark/>
          </w:tcPr>
          <w:p w14:paraId="52A78366"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 xml:space="preserve">Responsable associée à une ou plusieurs structures. </w:t>
            </w:r>
          </w:p>
        </w:tc>
        <w:tc>
          <w:tcPr>
            <w:tcW w:w="1095" w:type="pct"/>
            <w:shd w:val="clear" w:color="auto" w:fill="auto"/>
            <w:hideMark/>
          </w:tcPr>
          <w:p w14:paraId="0DC1E4AA"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Pas de clé fonctionnelle</w:t>
            </w:r>
          </w:p>
        </w:tc>
        <w:tc>
          <w:tcPr>
            <w:tcW w:w="1092" w:type="pct"/>
            <w:shd w:val="clear" w:color="auto" w:fill="auto"/>
            <w:hideMark/>
          </w:tcPr>
          <w:p w14:paraId="626E03EE"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spellStart"/>
            <w:proofErr w:type="gramStart"/>
            <w:r w:rsidRPr="00EA7180">
              <w:rPr>
                <w:rFonts w:eastAsia="Times New Roman"/>
                <w:color w:val="000000"/>
                <w:sz w:val="18"/>
                <w:szCs w:val="18"/>
                <w:lang w:eastAsia="fr-FR"/>
              </w:rPr>
              <w:t>schema</w:t>
            </w:r>
            <w:proofErr w:type="gramEnd"/>
            <w:r w:rsidRPr="00EA7180">
              <w:rPr>
                <w:rFonts w:eastAsia="Times New Roman"/>
                <w:color w:val="000000"/>
                <w:sz w:val="18"/>
                <w:szCs w:val="18"/>
                <w:lang w:eastAsia="fr-FR"/>
              </w:rPr>
              <w:t>_ref.responsable</w:t>
            </w:r>
            <w:proofErr w:type="spellEnd"/>
            <w:r w:rsidRPr="00EA7180">
              <w:rPr>
                <w:rFonts w:eastAsia="Times New Roman"/>
                <w:color w:val="000000"/>
                <w:sz w:val="18"/>
                <w:szCs w:val="18"/>
                <w:lang w:eastAsia="fr-FR"/>
              </w:rPr>
              <w:t xml:space="preserve"> et </w:t>
            </w:r>
            <w:proofErr w:type="spellStart"/>
            <w:r w:rsidRPr="00EA7180">
              <w:rPr>
                <w:rFonts w:eastAsia="Times New Roman"/>
                <w:color w:val="000000"/>
                <w:sz w:val="18"/>
                <w:szCs w:val="18"/>
                <w:lang w:eastAsia="fr-FR"/>
              </w:rPr>
              <w:t>schema_ref.structure_responsable_asso</w:t>
            </w:r>
            <w:proofErr w:type="spellEnd"/>
          </w:p>
        </w:tc>
      </w:tr>
      <w:tr w:rsidR="00EA7180" w:rsidRPr="00EA7180" w14:paraId="0072F178" w14:textId="77777777" w:rsidTr="00EA7180">
        <w:trPr>
          <w:trHeight w:val="360"/>
        </w:trPr>
        <w:tc>
          <w:tcPr>
            <w:tcW w:w="921" w:type="pct"/>
            <w:shd w:val="clear" w:color="auto" w:fill="auto"/>
            <w:hideMark/>
          </w:tcPr>
          <w:p w14:paraId="6EC7B50B"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structure</w:t>
            </w:r>
            <w:proofErr w:type="gramEnd"/>
          </w:p>
        </w:tc>
        <w:tc>
          <w:tcPr>
            <w:tcW w:w="364" w:type="pct"/>
            <w:shd w:val="clear" w:color="auto" w:fill="auto"/>
            <w:hideMark/>
          </w:tcPr>
          <w:p w14:paraId="12C0BDF8"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REF</w:t>
            </w:r>
          </w:p>
        </w:tc>
        <w:tc>
          <w:tcPr>
            <w:tcW w:w="1528" w:type="pct"/>
            <w:shd w:val="clear" w:color="auto" w:fill="auto"/>
            <w:hideMark/>
          </w:tcPr>
          <w:p w14:paraId="07449243"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 xml:space="preserve">Entité utilisée pour le fonctionnement et l’organisation. Ces structures peuvent avoir une existence juridique ou non. Elles sont pérennes et ne sont pas spécifiques à la scolarité. Elles ne sont pas saisies dans Pegase mais issues du référentiel de l’établissement. Ces structures sont liées et servent </w:t>
            </w:r>
            <w:proofErr w:type="gramStart"/>
            <w:r w:rsidRPr="00EA7180">
              <w:rPr>
                <w:rFonts w:eastAsia="Times New Roman"/>
                <w:color w:val="000000"/>
                <w:sz w:val="18"/>
                <w:szCs w:val="18"/>
                <w:lang w:eastAsia="fr-FR"/>
              </w:rPr>
              <w:t>entre autre</w:t>
            </w:r>
            <w:proofErr w:type="gramEnd"/>
            <w:r w:rsidRPr="00EA7180">
              <w:rPr>
                <w:rFonts w:eastAsia="Times New Roman"/>
                <w:color w:val="000000"/>
                <w:sz w:val="18"/>
                <w:szCs w:val="18"/>
                <w:lang w:eastAsia="fr-FR"/>
              </w:rPr>
              <w:t xml:space="preserve"> chose à la gestion des habilitations des utilisateurs. (</w:t>
            </w:r>
            <w:proofErr w:type="gramStart"/>
            <w:r w:rsidRPr="00EA7180">
              <w:rPr>
                <w:rFonts w:eastAsia="Times New Roman"/>
                <w:color w:val="000000"/>
                <w:sz w:val="18"/>
                <w:szCs w:val="18"/>
                <w:lang w:eastAsia="fr-FR"/>
              </w:rPr>
              <w:t>ex</w:t>
            </w:r>
            <w:proofErr w:type="gramEnd"/>
            <w:r w:rsidRPr="00EA7180">
              <w:rPr>
                <w:rFonts w:eastAsia="Times New Roman"/>
                <w:color w:val="000000"/>
                <w:sz w:val="18"/>
                <w:szCs w:val="18"/>
                <w:lang w:eastAsia="fr-FR"/>
              </w:rPr>
              <w:t xml:space="preserve"> : Groupement d’établissements, établissement, composante, service,…)</w:t>
            </w:r>
          </w:p>
        </w:tc>
        <w:tc>
          <w:tcPr>
            <w:tcW w:w="1095" w:type="pct"/>
            <w:shd w:val="clear" w:color="auto" w:fill="auto"/>
            <w:hideMark/>
          </w:tcPr>
          <w:p w14:paraId="487CCC28"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spellStart"/>
            <w:proofErr w:type="gramStart"/>
            <w:r w:rsidRPr="00EA7180">
              <w:rPr>
                <w:rFonts w:eastAsia="Times New Roman"/>
                <w:color w:val="000000"/>
                <w:sz w:val="18"/>
                <w:szCs w:val="18"/>
                <w:lang w:eastAsia="fr-FR"/>
              </w:rPr>
              <w:t>code</w:t>
            </w:r>
            <w:proofErr w:type="gramEnd"/>
            <w:r w:rsidRPr="00EA7180">
              <w:rPr>
                <w:rFonts w:eastAsia="Times New Roman"/>
                <w:color w:val="000000"/>
                <w:sz w:val="18"/>
                <w:szCs w:val="18"/>
                <w:lang w:eastAsia="fr-FR"/>
              </w:rPr>
              <w:t>_structure</w:t>
            </w:r>
            <w:proofErr w:type="spellEnd"/>
          </w:p>
        </w:tc>
        <w:tc>
          <w:tcPr>
            <w:tcW w:w="1092" w:type="pct"/>
            <w:shd w:val="clear" w:color="auto" w:fill="auto"/>
            <w:hideMark/>
          </w:tcPr>
          <w:p w14:paraId="76B10753"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spellStart"/>
            <w:proofErr w:type="gramStart"/>
            <w:r w:rsidRPr="00EA7180">
              <w:rPr>
                <w:rFonts w:eastAsia="Times New Roman"/>
                <w:color w:val="000000"/>
                <w:sz w:val="18"/>
                <w:szCs w:val="18"/>
                <w:lang w:eastAsia="fr-FR"/>
              </w:rPr>
              <w:t>schema</w:t>
            </w:r>
            <w:proofErr w:type="gramEnd"/>
            <w:r w:rsidRPr="00EA7180">
              <w:rPr>
                <w:rFonts w:eastAsia="Times New Roman"/>
                <w:color w:val="000000"/>
                <w:sz w:val="18"/>
                <w:szCs w:val="18"/>
                <w:lang w:eastAsia="fr-FR"/>
              </w:rPr>
              <w:t>_ref.structure</w:t>
            </w:r>
            <w:proofErr w:type="spellEnd"/>
          </w:p>
        </w:tc>
      </w:tr>
      <w:tr w:rsidR="00EA7180" w:rsidRPr="00EA7180" w14:paraId="6A1866C8" w14:textId="77777777" w:rsidTr="00EA7180">
        <w:trPr>
          <w:trHeight w:val="360"/>
        </w:trPr>
        <w:tc>
          <w:tcPr>
            <w:tcW w:w="921" w:type="pct"/>
            <w:shd w:val="clear" w:color="auto" w:fill="auto"/>
            <w:hideMark/>
          </w:tcPr>
          <w:p w14:paraId="54A634E0"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gramStart"/>
            <w:r w:rsidRPr="00EA7180">
              <w:rPr>
                <w:rFonts w:eastAsia="Times New Roman"/>
                <w:color w:val="000000"/>
                <w:sz w:val="18"/>
                <w:szCs w:val="18"/>
                <w:lang w:eastAsia="fr-FR"/>
              </w:rPr>
              <w:t>tarification</w:t>
            </w:r>
            <w:proofErr w:type="gramEnd"/>
          </w:p>
        </w:tc>
        <w:tc>
          <w:tcPr>
            <w:tcW w:w="364" w:type="pct"/>
            <w:shd w:val="clear" w:color="auto" w:fill="auto"/>
            <w:hideMark/>
          </w:tcPr>
          <w:p w14:paraId="57B956F7"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PAI</w:t>
            </w:r>
          </w:p>
        </w:tc>
        <w:tc>
          <w:tcPr>
            <w:tcW w:w="1528" w:type="pct"/>
            <w:shd w:val="clear" w:color="auto" w:fill="auto"/>
            <w:hideMark/>
          </w:tcPr>
          <w:p w14:paraId="7C4A30B2"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 xml:space="preserve">Une tarification permet de regrouper des </w:t>
            </w:r>
            <w:proofErr w:type="gramStart"/>
            <w:r w:rsidRPr="00EA7180">
              <w:rPr>
                <w:rFonts w:eastAsia="Times New Roman"/>
                <w:color w:val="000000"/>
                <w:sz w:val="18"/>
                <w:szCs w:val="18"/>
                <w:lang w:eastAsia="fr-FR"/>
              </w:rPr>
              <w:t>droits  d'inscription</w:t>
            </w:r>
            <w:proofErr w:type="gramEnd"/>
            <w:r w:rsidRPr="00EA7180">
              <w:rPr>
                <w:rFonts w:eastAsia="Times New Roman"/>
                <w:color w:val="000000"/>
                <w:sz w:val="18"/>
                <w:szCs w:val="18"/>
                <w:lang w:eastAsia="fr-FR"/>
              </w:rPr>
              <w:t xml:space="preserve"> pour les appliquer à une version de </w:t>
            </w:r>
            <w:r w:rsidRPr="00EA7180">
              <w:rPr>
                <w:rFonts w:eastAsia="Times New Roman"/>
                <w:color w:val="000000"/>
                <w:sz w:val="18"/>
                <w:szCs w:val="18"/>
                <w:lang w:eastAsia="fr-FR"/>
              </w:rPr>
              <w:lastRenderedPageBreak/>
              <w:t>maquette de formation mise en œuvre</w:t>
            </w:r>
          </w:p>
        </w:tc>
        <w:tc>
          <w:tcPr>
            <w:tcW w:w="1095" w:type="pct"/>
            <w:shd w:val="clear" w:color="auto" w:fill="auto"/>
            <w:hideMark/>
          </w:tcPr>
          <w:p w14:paraId="5C902EA1"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lastRenderedPageBreak/>
              <w:t>(</w:t>
            </w:r>
            <w:proofErr w:type="spellStart"/>
            <w:proofErr w:type="gramStart"/>
            <w:r w:rsidRPr="00EA7180">
              <w:rPr>
                <w:rFonts w:eastAsia="Times New Roman"/>
                <w:color w:val="000000"/>
                <w:sz w:val="18"/>
                <w:szCs w:val="18"/>
                <w:lang w:eastAsia="fr-FR"/>
              </w:rPr>
              <w:t>code</w:t>
            </w:r>
            <w:proofErr w:type="gramEnd"/>
            <w:r w:rsidRPr="00EA7180">
              <w:rPr>
                <w:rFonts w:eastAsia="Times New Roman"/>
                <w:color w:val="000000"/>
                <w:sz w:val="18"/>
                <w:szCs w:val="18"/>
                <w:lang w:eastAsia="fr-FR"/>
              </w:rPr>
              <w:t>_tarification</w:t>
            </w:r>
            <w:proofErr w:type="spellEnd"/>
            <w:r w:rsidRPr="00EA7180">
              <w:rPr>
                <w:rFonts w:eastAsia="Times New Roman"/>
                <w:color w:val="000000"/>
                <w:sz w:val="18"/>
                <w:szCs w:val="18"/>
                <w:lang w:eastAsia="fr-FR"/>
              </w:rPr>
              <w:t>)</w:t>
            </w:r>
          </w:p>
        </w:tc>
        <w:tc>
          <w:tcPr>
            <w:tcW w:w="1092" w:type="pct"/>
            <w:shd w:val="clear" w:color="auto" w:fill="auto"/>
            <w:hideMark/>
          </w:tcPr>
          <w:p w14:paraId="2259CCF4"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spellStart"/>
            <w:proofErr w:type="gramStart"/>
            <w:r w:rsidRPr="00EA7180">
              <w:rPr>
                <w:rFonts w:eastAsia="Times New Roman"/>
                <w:color w:val="000000"/>
                <w:sz w:val="18"/>
                <w:szCs w:val="18"/>
                <w:lang w:eastAsia="fr-FR"/>
              </w:rPr>
              <w:t>schema</w:t>
            </w:r>
            <w:proofErr w:type="gramEnd"/>
            <w:r w:rsidRPr="00EA7180">
              <w:rPr>
                <w:rFonts w:eastAsia="Times New Roman"/>
                <w:color w:val="000000"/>
                <w:sz w:val="18"/>
                <w:szCs w:val="18"/>
                <w:lang w:eastAsia="fr-FR"/>
              </w:rPr>
              <w:t>_pai.tarification</w:t>
            </w:r>
            <w:proofErr w:type="spellEnd"/>
          </w:p>
        </w:tc>
      </w:tr>
      <w:tr w:rsidR="00EA7180" w:rsidRPr="00EA7180" w14:paraId="524E0981" w14:textId="77777777" w:rsidTr="00EA7180">
        <w:trPr>
          <w:trHeight w:val="360"/>
        </w:trPr>
        <w:tc>
          <w:tcPr>
            <w:tcW w:w="921" w:type="pct"/>
            <w:shd w:val="clear" w:color="auto" w:fill="auto"/>
            <w:hideMark/>
          </w:tcPr>
          <w:p w14:paraId="452C050F"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spellStart"/>
            <w:proofErr w:type="gramStart"/>
            <w:r w:rsidRPr="00EA7180">
              <w:rPr>
                <w:rFonts w:eastAsia="Times New Roman"/>
                <w:color w:val="000000"/>
                <w:sz w:val="18"/>
                <w:szCs w:val="18"/>
                <w:lang w:eastAsia="fr-FR"/>
              </w:rPr>
              <w:t>type</w:t>
            </w:r>
            <w:proofErr w:type="gramEnd"/>
            <w:r w:rsidRPr="00EA7180">
              <w:rPr>
                <w:rFonts w:eastAsia="Times New Roman"/>
                <w:color w:val="000000"/>
                <w:sz w:val="18"/>
                <w:szCs w:val="18"/>
                <w:lang w:eastAsia="fr-FR"/>
              </w:rPr>
              <w:t>_heure</w:t>
            </w:r>
            <w:proofErr w:type="spellEnd"/>
          </w:p>
        </w:tc>
        <w:tc>
          <w:tcPr>
            <w:tcW w:w="364" w:type="pct"/>
            <w:shd w:val="clear" w:color="auto" w:fill="auto"/>
            <w:hideMark/>
          </w:tcPr>
          <w:p w14:paraId="3A006E3C"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MOF</w:t>
            </w:r>
          </w:p>
        </w:tc>
        <w:tc>
          <w:tcPr>
            <w:tcW w:w="1528" w:type="pct"/>
            <w:shd w:val="clear" w:color="auto" w:fill="auto"/>
            <w:hideMark/>
          </w:tcPr>
          <w:p w14:paraId="3D91B908"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 xml:space="preserve">Valorisation des différents types d'heures associés au format d'enseignement. Porte sur un </w:t>
            </w:r>
            <w:proofErr w:type="spellStart"/>
            <w:r w:rsidRPr="00EA7180">
              <w:rPr>
                <w:rFonts w:eastAsia="Times New Roman"/>
                <w:color w:val="000000"/>
                <w:sz w:val="18"/>
                <w:szCs w:val="18"/>
                <w:lang w:eastAsia="fr-FR"/>
              </w:rPr>
              <w:t>ojet_maquette</w:t>
            </w:r>
            <w:proofErr w:type="spellEnd"/>
            <w:r w:rsidRPr="00EA7180">
              <w:rPr>
                <w:rFonts w:eastAsia="Times New Roman"/>
                <w:color w:val="000000"/>
                <w:sz w:val="18"/>
                <w:szCs w:val="18"/>
                <w:lang w:eastAsia="fr-FR"/>
              </w:rPr>
              <w:t>.</w:t>
            </w:r>
          </w:p>
        </w:tc>
        <w:tc>
          <w:tcPr>
            <w:tcW w:w="1095" w:type="pct"/>
            <w:shd w:val="clear" w:color="auto" w:fill="auto"/>
            <w:hideMark/>
          </w:tcPr>
          <w:p w14:paraId="090C7007"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w:t>
            </w:r>
            <w:proofErr w:type="spellStart"/>
            <w:proofErr w:type="gramStart"/>
            <w:r w:rsidRPr="00EA7180">
              <w:rPr>
                <w:rFonts w:eastAsia="Times New Roman"/>
                <w:color w:val="000000"/>
                <w:sz w:val="18"/>
                <w:szCs w:val="18"/>
                <w:lang w:eastAsia="fr-FR"/>
              </w:rPr>
              <w:t>idDefinition</w:t>
            </w:r>
            <w:proofErr w:type="spellEnd"/>
            <w:proofErr w:type="gramEnd"/>
            <w:r w:rsidRPr="00EA7180">
              <w:rPr>
                <w:rFonts w:eastAsia="Times New Roman"/>
                <w:color w:val="000000"/>
                <w:sz w:val="18"/>
                <w:szCs w:val="18"/>
                <w:lang w:eastAsia="fr-FR"/>
              </w:rPr>
              <w:t xml:space="preserve">, </w:t>
            </w:r>
            <w:proofErr w:type="spellStart"/>
            <w:r w:rsidRPr="00EA7180">
              <w:rPr>
                <w:rFonts w:eastAsia="Times New Roman"/>
                <w:color w:val="000000"/>
                <w:sz w:val="18"/>
                <w:szCs w:val="18"/>
                <w:lang w:eastAsia="fr-FR"/>
              </w:rPr>
              <w:t>code_periode</w:t>
            </w:r>
            <w:proofErr w:type="spellEnd"/>
            <w:r w:rsidRPr="00EA7180">
              <w:rPr>
                <w:rFonts w:eastAsia="Times New Roman"/>
                <w:color w:val="000000"/>
                <w:sz w:val="18"/>
                <w:szCs w:val="18"/>
                <w:lang w:eastAsia="fr-FR"/>
              </w:rPr>
              <w:t xml:space="preserve">, </w:t>
            </w:r>
            <w:proofErr w:type="spellStart"/>
            <w:r w:rsidRPr="00EA7180">
              <w:rPr>
                <w:rFonts w:eastAsia="Times New Roman"/>
                <w:color w:val="000000"/>
                <w:sz w:val="18"/>
                <w:szCs w:val="18"/>
                <w:lang w:eastAsia="fr-FR"/>
              </w:rPr>
              <w:t>code_type_heure</w:t>
            </w:r>
            <w:proofErr w:type="spellEnd"/>
            <w:r w:rsidRPr="00EA7180">
              <w:rPr>
                <w:rFonts w:eastAsia="Times New Roman"/>
                <w:color w:val="000000"/>
                <w:sz w:val="18"/>
                <w:szCs w:val="18"/>
                <w:lang w:eastAsia="fr-FR"/>
              </w:rPr>
              <w:t>)</w:t>
            </w:r>
          </w:p>
        </w:tc>
        <w:tc>
          <w:tcPr>
            <w:tcW w:w="1092" w:type="pct"/>
            <w:shd w:val="clear" w:color="auto" w:fill="auto"/>
            <w:hideMark/>
          </w:tcPr>
          <w:p w14:paraId="3D326B60"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spellStart"/>
            <w:proofErr w:type="gramStart"/>
            <w:r w:rsidRPr="00EA7180">
              <w:rPr>
                <w:rFonts w:eastAsia="Times New Roman"/>
                <w:color w:val="000000"/>
                <w:sz w:val="18"/>
                <w:szCs w:val="18"/>
                <w:lang w:eastAsia="fr-FR"/>
              </w:rPr>
              <w:t>schema</w:t>
            </w:r>
            <w:proofErr w:type="gramEnd"/>
            <w:r w:rsidRPr="00EA7180">
              <w:rPr>
                <w:rFonts w:eastAsia="Times New Roman"/>
                <w:color w:val="000000"/>
                <w:sz w:val="18"/>
                <w:szCs w:val="18"/>
                <w:lang w:eastAsia="fr-FR"/>
              </w:rPr>
              <w:t>_mof.format_enseignement_type_heure</w:t>
            </w:r>
            <w:proofErr w:type="spellEnd"/>
          </w:p>
        </w:tc>
      </w:tr>
      <w:tr w:rsidR="00EA7180" w:rsidRPr="00EA7180" w14:paraId="73A3ECED" w14:textId="77777777" w:rsidTr="00EA7180">
        <w:trPr>
          <w:trHeight w:val="360"/>
        </w:trPr>
        <w:tc>
          <w:tcPr>
            <w:tcW w:w="921" w:type="pct"/>
            <w:shd w:val="clear" w:color="auto" w:fill="auto"/>
            <w:hideMark/>
          </w:tcPr>
          <w:p w14:paraId="16CF8C95"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spellStart"/>
            <w:proofErr w:type="gramStart"/>
            <w:r w:rsidRPr="00EA7180">
              <w:rPr>
                <w:rFonts w:eastAsia="Times New Roman"/>
                <w:color w:val="000000"/>
                <w:sz w:val="18"/>
                <w:szCs w:val="18"/>
                <w:lang w:eastAsia="fr-FR"/>
              </w:rPr>
              <w:t>type</w:t>
            </w:r>
            <w:proofErr w:type="gramEnd"/>
            <w:r w:rsidRPr="00EA7180">
              <w:rPr>
                <w:rFonts w:eastAsia="Times New Roman"/>
                <w:color w:val="000000"/>
                <w:sz w:val="18"/>
                <w:szCs w:val="18"/>
                <w:lang w:eastAsia="fr-FR"/>
              </w:rPr>
              <w:t>_objet_formation</w:t>
            </w:r>
            <w:proofErr w:type="spellEnd"/>
          </w:p>
        </w:tc>
        <w:tc>
          <w:tcPr>
            <w:tcW w:w="364" w:type="pct"/>
            <w:shd w:val="clear" w:color="auto" w:fill="auto"/>
            <w:hideMark/>
          </w:tcPr>
          <w:p w14:paraId="41BF9CE7"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COF</w:t>
            </w:r>
          </w:p>
        </w:tc>
        <w:tc>
          <w:tcPr>
            <w:tcW w:w="1528" w:type="pct"/>
            <w:shd w:val="clear" w:color="auto" w:fill="auto"/>
            <w:hideMark/>
          </w:tcPr>
          <w:p w14:paraId="6EF3216F"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r w:rsidRPr="00EA7180">
              <w:rPr>
                <w:rFonts w:eastAsia="Times New Roman"/>
                <w:color w:val="000000"/>
                <w:sz w:val="18"/>
                <w:szCs w:val="18"/>
                <w:lang w:eastAsia="fr-FR"/>
              </w:rPr>
              <w:t xml:space="preserve">Le type d'un objet de formation (EC, Matière, Formation, UE, Option, Année, </w:t>
            </w:r>
            <w:proofErr w:type="gramStart"/>
            <w:r w:rsidRPr="00EA7180">
              <w:rPr>
                <w:rFonts w:eastAsia="Times New Roman"/>
                <w:color w:val="000000"/>
                <w:sz w:val="18"/>
                <w:szCs w:val="18"/>
                <w:lang w:eastAsia="fr-FR"/>
              </w:rPr>
              <w:t>Enseignement,  ...</w:t>
            </w:r>
            <w:proofErr w:type="gramEnd"/>
            <w:r w:rsidRPr="00EA7180">
              <w:rPr>
                <w:rFonts w:eastAsia="Times New Roman"/>
                <w:color w:val="000000"/>
                <w:sz w:val="18"/>
                <w:szCs w:val="18"/>
                <w:lang w:eastAsia="fr-FR"/>
              </w:rPr>
              <w:t>) permet de caractériser un objet de maquette. En effet, chaque objet de maquette est associé à un type.</w:t>
            </w:r>
          </w:p>
        </w:tc>
        <w:tc>
          <w:tcPr>
            <w:tcW w:w="1095" w:type="pct"/>
            <w:shd w:val="clear" w:color="auto" w:fill="auto"/>
            <w:hideMark/>
          </w:tcPr>
          <w:p w14:paraId="1F87A7FA"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spellStart"/>
            <w:proofErr w:type="gramStart"/>
            <w:r w:rsidRPr="00EA7180">
              <w:rPr>
                <w:rFonts w:eastAsia="Times New Roman"/>
                <w:color w:val="000000"/>
                <w:sz w:val="18"/>
                <w:szCs w:val="18"/>
                <w:lang w:eastAsia="fr-FR"/>
              </w:rPr>
              <w:t>code</w:t>
            </w:r>
            <w:proofErr w:type="gramEnd"/>
            <w:r w:rsidRPr="00EA7180">
              <w:rPr>
                <w:rFonts w:eastAsia="Times New Roman"/>
                <w:color w:val="000000"/>
                <w:sz w:val="18"/>
                <w:szCs w:val="18"/>
                <w:lang w:eastAsia="fr-FR"/>
              </w:rPr>
              <w:t>_type_objet_formation</w:t>
            </w:r>
            <w:proofErr w:type="spellEnd"/>
          </w:p>
        </w:tc>
        <w:tc>
          <w:tcPr>
            <w:tcW w:w="1092" w:type="pct"/>
            <w:shd w:val="clear" w:color="auto" w:fill="auto"/>
            <w:noWrap/>
            <w:hideMark/>
          </w:tcPr>
          <w:p w14:paraId="3243F1E7" w14:textId="77777777" w:rsidR="00EA7180" w:rsidRPr="00EA7180" w:rsidRDefault="00EA7180" w:rsidP="00EA7180">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000000"/>
                <w:sz w:val="18"/>
                <w:szCs w:val="18"/>
                <w:lang w:eastAsia="fr-FR"/>
              </w:rPr>
            </w:pPr>
            <w:proofErr w:type="spellStart"/>
            <w:proofErr w:type="gramStart"/>
            <w:r w:rsidRPr="00EA7180">
              <w:rPr>
                <w:rFonts w:eastAsia="Times New Roman"/>
                <w:color w:val="000000"/>
                <w:sz w:val="18"/>
                <w:szCs w:val="18"/>
                <w:lang w:eastAsia="fr-FR"/>
              </w:rPr>
              <w:t>objet</w:t>
            </w:r>
            <w:proofErr w:type="gramEnd"/>
            <w:r w:rsidRPr="00EA7180">
              <w:rPr>
                <w:rFonts w:eastAsia="Times New Roman"/>
                <w:color w:val="000000"/>
                <w:sz w:val="18"/>
                <w:szCs w:val="18"/>
                <w:lang w:eastAsia="fr-FR"/>
              </w:rPr>
              <w:t>_formation_type</w:t>
            </w:r>
            <w:proofErr w:type="spellEnd"/>
          </w:p>
        </w:tc>
      </w:tr>
    </w:tbl>
    <w:p w14:paraId="7E13BD05" w14:textId="56475443" w:rsidR="00EA7180" w:rsidRDefault="00EA7180" w:rsidP="00E33BE9"/>
    <w:p w14:paraId="09787A77" w14:textId="053F0CD9" w:rsidR="00EA7180" w:rsidRDefault="00923543" w:rsidP="00923543">
      <w:pPr>
        <w:pStyle w:val="Titre3"/>
      </w:pPr>
      <w:bookmarkStart w:id="470" w:name="_Toc140654480"/>
      <w:bookmarkStart w:id="471" w:name="_Toc148623126"/>
      <w:r>
        <w:t>Diagrammes de classe par domaine</w:t>
      </w:r>
      <w:bookmarkEnd w:id="470"/>
      <w:bookmarkEnd w:id="471"/>
    </w:p>
    <w:p w14:paraId="5EDC985B" w14:textId="4B892BD3" w:rsidR="00580A5F" w:rsidRDefault="00580A5F" w:rsidP="00580A5F">
      <w:r>
        <w:t>Ces diagrammes reprennent les entités du tableau précédent dans des diagrammes de classe / modèle logique de données organisés par domaine métier.</w:t>
      </w:r>
    </w:p>
    <w:p w14:paraId="68630F79" w14:textId="393AF48D" w:rsidR="00580A5F" w:rsidRDefault="00580A5F" w:rsidP="00580A5F">
      <w:r>
        <w:t>Seules les relations identifiantes et les attributs faisant partie de la clé fonctionnelle sont représentés.</w:t>
      </w:r>
    </w:p>
    <w:p w14:paraId="0C0BBC14" w14:textId="641085E7" w:rsidR="00580A5F" w:rsidRDefault="00580A5F" w:rsidP="00580A5F">
      <w:pPr>
        <w:pStyle w:val="Titre4"/>
      </w:pPr>
      <w:r>
        <w:t>Domaine REF – Référentiel</w:t>
      </w:r>
    </w:p>
    <w:p w14:paraId="4A585092" w14:textId="77777777" w:rsidR="00580A5F" w:rsidRPr="00580A5F" w:rsidRDefault="00580A5F" w:rsidP="00580A5F"/>
    <w:p w14:paraId="65B73C50" w14:textId="512D456D" w:rsidR="00EA7180" w:rsidDel="003840EC" w:rsidRDefault="003840EC" w:rsidP="00E33BE9">
      <w:pPr>
        <w:rPr>
          <w:del w:id="472" w:author="COUTIN Stéphane" w:date="2023-10-18T12:00:00Z"/>
        </w:rPr>
      </w:pPr>
      <w:ins w:id="473" w:author="COUTIN Stéphane" w:date="2023-10-18T12:00:00Z">
        <w:r>
          <w:rPr>
            <w:noProof/>
          </w:rPr>
          <w:drawing>
            <wp:inline distT="0" distB="0" distL="0" distR="0" wp14:anchorId="50CD375F" wp14:editId="11C51542">
              <wp:extent cx="5760720" cy="381825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CD REF.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3818255"/>
                      </a:xfrm>
                      <a:prstGeom prst="rect">
                        <a:avLst/>
                      </a:prstGeom>
                    </pic:spPr>
                  </pic:pic>
                </a:graphicData>
              </a:graphic>
            </wp:inline>
          </w:drawing>
        </w:r>
      </w:ins>
      <w:del w:id="474" w:author="COUTIN Stéphane" w:date="2023-10-18T11:59:00Z">
        <w:r w:rsidR="00923543" w:rsidDel="003840EC">
          <w:rPr>
            <w:noProof/>
          </w:rPr>
          <w:drawing>
            <wp:inline distT="0" distB="0" distL="0" distR="0" wp14:anchorId="208E6C9D" wp14:editId="352ADABD">
              <wp:extent cx="5614970" cy="3721211"/>
              <wp:effectExtent l="0" t="0" r="508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8778" cy="3723735"/>
                      </a:xfrm>
                      <a:prstGeom prst="rect">
                        <a:avLst/>
                      </a:prstGeom>
                      <a:noFill/>
                      <a:ln>
                        <a:noFill/>
                      </a:ln>
                    </pic:spPr>
                  </pic:pic>
                </a:graphicData>
              </a:graphic>
            </wp:inline>
          </w:drawing>
        </w:r>
      </w:del>
    </w:p>
    <w:p w14:paraId="0B9C0429" w14:textId="0D90D7E5" w:rsidR="00EA7180" w:rsidDel="003840EC" w:rsidRDefault="00580A5F" w:rsidP="00580A5F">
      <w:pPr>
        <w:pStyle w:val="Titre4"/>
        <w:rPr>
          <w:del w:id="475" w:author="COUTIN Stéphane" w:date="2023-10-18T12:00:00Z"/>
        </w:rPr>
      </w:pPr>
      <w:del w:id="476" w:author="COUTIN Stéphane" w:date="2023-10-18T12:00:00Z">
        <w:r w:rsidDel="003840EC">
          <w:delText>Domaine COF – Construction Offre de Formation</w:delText>
        </w:r>
      </w:del>
    </w:p>
    <w:p w14:paraId="6E05F10B" w14:textId="08B71269" w:rsidR="00580A5F" w:rsidRPr="00580A5F" w:rsidDel="003840EC" w:rsidRDefault="00580A5F" w:rsidP="00580A5F">
      <w:pPr>
        <w:rPr>
          <w:del w:id="477" w:author="COUTIN Stéphane" w:date="2023-10-18T12:00:00Z"/>
        </w:rPr>
      </w:pPr>
    </w:p>
    <w:p w14:paraId="745A6265" w14:textId="4816653E" w:rsidR="00923543" w:rsidRDefault="00923543" w:rsidP="00E33BE9">
      <w:del w:id="478" w:author="COUTIN Stéphane" w:date="2023-10-18T11:59:00Z">
        <w:r w:rsidDel="003840EC">
          <w:rPr>
            <w:noProof/>
          </w:rPr>
          <w:drawing>
            <wp:inline distT="0" distB="0" distL="0" distR="0" wp14:anchorId="76402446" wp14:editId="1E36DA89">
              <wp:extent cx="5762625" cy="4356100"/>
              <wp:effectExtent l="0" t="0" r="9525"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2625" cy="4356100"/>
                      </a:xfrm>
                      <a:prstGeom prst="rect">
                        <a:avLst/>
                      </a:prstGeom>
                      <a:noFill/>
                      <a:ln>
                        <a:noFill/>
                      </a:ln>
                    </pic:spPr>
                  </pic:pic>
                </a:graphicData>
              </a:graphic>
            </wp:inline>
          </w:drawing>
        </w:r>
      </w:del>
    </w:p>
    <w:p w14:paraId="79FAAB89" w14:textId="0F00FCBB" w:rsidR="00923543" w:rsidRDefault="003840EC" w:rsidP="00686196">
      <w:pPr>
        <w:pStyle w:val="Titre4"/>
      </w:pPr>
      <w:ins w:id="479" w:author="COUTIN Stéphane" w:date="2023-10-18T11:59:00Z">
        <w:r>
          <w:lastRenderedPageBreak/>
          <w:t xml:space="preserve">Domaine COF – Construction Offre de Formation et </w:t>
        </w:r>
      </w:ins>
      <w:r w:rsidR="00580A5F">
        <w:t xml:space="preserve">Domaine MOF – Mise en œuvre </w:t>
      </w:r>
      <w:r w:rsidR="00686196">
        <w:t>offre de formation</w:t>
      </w:r>
    </w:p>
    <w:p w14:paraId="4125FE49" w14:textId="50CD2E90" w:rsidR="00923543" w:rsidRDefault="00923543" w:rsidP="00E33BE9">
      <w:pPr>
        <w:rPr>
          <w:ins w:id="480" w:author="COUTIN Stéphane" w:date="2023-10-18T12:01:00Z"/>
        </w:rPr>
      </w:pPr>
      <w:del w:id="481" w:author="COUTIN Stéphane" w:date="2023-10-18T12:00:00Z">
        <w:r w:rsidDel="003840EC">
          <w:rPr>
            <w:noProof/>
          </w:rPr>
          <w:drawing>
            <wp:inline distT="0" distB="0" distL="0" distR="0" wp14:anchorId="1DA401BA" wp14:editId="0EF9D2E6">
              <wp:extent cx="5762625" cy="4356100"/>
              <wp:effectExtent l="0" t="0" r="9525"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2625" cy="4356100"/>
                      </a:xfrm>
                      <a:prstGeom prst="rect">
                        <a:avLst/>
                      </a:prstGeom>
                      <a:noFill/>
                      <a:ln>
                        <a:noFill/>
                      </a:ln>
                    </pic:spPr>
                  </pic:pic>
                </a:graphicData>
              </a:graphic>
            </wp:inline>
          </w:drawing>
        </w:r>
      </w:del>
    </w:p>
    <w:p w14:paraId="6A801CE2" w14:textId="028C9B1B" w:rsidR="003840EC" w:rsidRDefault="003840EC" w:rsidP="00E33BE9">
      <w:ins w:id="482" w:author="COUTIN Stéphane" w:date="2023-10-18T12:01:00Z">
        <w:r>
          <w:rPr>
            <w:noProof/>
          </w:rPr>
          <w:drawing>
            <wp:inline distT="0" distB="0" distL="0" distR="0" wp14:anchorId="672704B1" wp14:editId="419BA47F">
              <wp:extent cx="5760720" cy="4361180"/>
              <wp:effectExtent l="0" t="0" r="0" b="127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CD MOF.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4361180"/>
                      </a:xfrm>
                      <a:prstGeom prst="rect">
                        <a:avLst/>
                      </a:prstGeom>
                    </pic:spPr>
                  </pic:pic>
                </a:graphicData>
              </a:graphic>
            </wp:inline>
          </w:drawing>
        </w:r>
      </w:ins>
    </w:p>
    <w:p w14:paraId="3190DA06" w14:textId="0C66F4B5" w:rsidR="00923543" w:rsidRDefault="00686196" w:rsidP="00686196">
      <w:pPr>
        <w:pStyle w:val="Titre4"/>
      </w:pPr>
      <w:r>
        <w:t>Domaine INS – Inscription (y compris admissions)</w:t>
      </w:r>
    </w:p>
    <w:p w14:paraId="7A1FC829" w14:textId="0B0284F7" w:rsidR="00923543" w:rsidRDefault="00923543" w:rsidP="00E33BE9">
      <w:pPr>
        <w:rPr>
          <w:ins w:id="483" w:author="COUTIN Stéphane" w:date="2023-10-18T12:01:00Z"/>
        </w:rPr>
      </w:pPr>
      <w:del w:id="484" w:author="COUTIN Stéphane" w:date="2023-10-18T12:00:00Z">
        <w:r w:rsidDel="003840EC">
          <w:rPr>
            <w:noProof/>
          </w:rPr>
          <w:drawing>
            <wp:inline distT="0" distB="0" distL="0" distR="0" wp14:anchorId="1DDEA44F" wp14:editId="5C523F1C">
              <wp:extent cx="5753735" cy="51498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735" cy="5149850"/>
                      </a:xfrm>
                      <a:prstGeom prst="rect">
                        <a:avLst/>
                      </a:prstGeom>
                      <a:noFill/>
                      <a:ln>
                        <a:noFill/>
                      </a:ln>
                    </pic:spPr>
                  </pic:pic>
                </a:graphicData>
              </a:graphic>
            </wp:inline>
          </w:drawing>
        </w:r>
      </w:del>
    </w:p>
    <w:p w14:paraId="7AB3AFA0" w14:textId="0211821E" w:rsidR="003840EC" w:rsidRDefault="003840EC" w:rsidP="00E33BE9">
      <w:ins w:id="485" w:author="COUTIN Stéphane" w:date="2023-10-18T12:01:00Z">
        <w:r>
          <w:rPr>
            <w:noProof/>
          </w:rPr>
          <w:lastRenderedPageBreak/>
          <w:drawing>
            <wp:inline distT="0" distB="0" distL="0" distR="0" wp14:anchorId="74B95777" wp14:editId="4776AD8E">
              <wp:extent cx="5760720" cy="5153660"/>
              <wp:effectExtent l="0" t="0" r="0" b="889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CD INS.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5153660"/>
                      </a:xfrm>
                      <a:prstGeom prst="rect">
                        <a:avLst/>
                      </a:prstGeom>
                    </pic:spPr>
                  </pic:pic>
                </a:graphicData>
              </a:graphic>
            </wp:inline>
          </w:drawing>
        </w:r>
      </w:ins>
    </w:p>
    <w:p w14:paraId="575629E7" w14:textId="70F13FA3" w:rsidR="00923543" w:rsidRDefault="00686196" w:rsidP="00686196">
      <w:pPr>
        <w:pStyle w:val="Titre4"/>
      </w:pPr>
      <w:r>
        <w:t>Domaine PAI - Paiement</w:t>
      </w:r>
    </w:p>
    <w:p w14:paraId="7F62AB45" w14:textId="2EED0D3C" w:rsidR="00923543" w:rsidRDefault="00923543" w:rsidP="00E33BE9">
      <w:pPr>
        <w:rPr>
          <w:ins w:id="486" w:author="COUTIN Stéphane" w:date="2023-10-18T12:01:00Z"/>
        </w:rPr>
      </w:pPr>
      <w:del w:id="487" w:author="COUTIN Stéphane" w:date="2023-10-18T12:00:00Z">
        <w:r w:rsidDel="003840EC">
          <w:rPr>
            <w:noProof/>
          </w:rPr>
          <w:drawing>
            <wp:inline distT="0" distB="0" distL="0" distR="0" wp14:anchorId="600E1CB8" wp14:editId="31A96EE5">
              <wp:extent cx="5753735" cy="470979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735" cy="4709795"/>
                      </a:xfrm>
                      <a:prstGeom prst="rect">
                        <a:avLst/>
                      </a:prstGeom>
                      <a:noFill/>
                      <a:ln>
                        <a:noFill/>
                      </a:ln>
                    </pic:spPr>
                  </pic:pic>
                </a:graphicData>
              </a:graphic>
            </wp:inline>
          </w:drawing>
        </w:r>
      </w:del>
    </w:p>
    <w:p w14:paraId="241CEAA0" w14:textId="3601716F" w:rsidR="003840EC" w:rsidRDefault="003840EC" w:rsidP="00E33BE9">
      <w:ins w:id="488" w:author="COUTIN Stéphane" w:date="2023-10-18T12:02:00Z">
        <w:r>
          <w:rPr>
            <w:noProof/>
          </w:rPr>
          <w:lastRenderedPageBreak/>
          <w:drawing>
            <wp:inline distT="0" distB="0" distL="0" distR="0" wp14:anchorId="706973A8" wp14:editId="4E78AF19">
              <wp:extent cx="5760720" cy="471233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CD PAI.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4712335"/>
                      </a:xfrm>
                      <a:prstGeom prst="rect">
                        <a:avLst/>
                      </a:prstGeom>
                    </pic:spPr>
                  </pic:pic>
                </a:graphicData>
              </a:graphic>
            </wp:inline>
          </w:drawing>
        </w:r>
      </w:ins>
    </w:p>
    <w:p w14:paraId="5B3BA680" w14:textId="216B0818" w:rsidR="00923543" w:rsidRDefault="00686196" w:rsidP="00686196">
      <w:pPr>
        <w:pStyle w:val="Titre4"/>
      </w:pPr>
      <w:r>
        <w:t>Domaine CHC – Choix de cursus</w:t>
      </w:r>
    </w:p>
    <w:p w14:paraId="3C7B3757" w14:textId="06E226FB" w:rsidR="00923543" w:rsidRDefault="00923543" w:rsidP="00E33BE9">
      <w:pPr>
        <w:rPr>
          <w:ins w:id="489" w:author="COUTIN Stéphane" w:date="2023-10-18T12:02:00Z"/>
        </w:rPr>
      </w:pPr>
      <w:del w:id="490" w:author="COUTIN Stéphane" w:date="2023-10-18T12:00:00Z">
        <w:r w:rsidDel="003840EC">
          <w:rPr>
            <w:noProof/>
          </w:rPr>
          <w:drawing>
            <wp:inline distT="0" distB="0" distL="0" distR="0" wp14:anchorId="68022F9B" wp14:editId="220F3EBC">
              <wp:extent cx="5753735" cy="330390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735" cy="3303905"/>
                      </a:xfrm>
                      <a:prstGeom prst="rect">
                        <a:avLst/>
                      </a:prstGeom>
                      <a:noFill/>
                      <a:ln>
                        <a:noFill/>
                      </a:ln>
                    </pic:spPr>
                  </pic:pic>
                </a:graphicData>
              </a:graphic>
            </wp:inline>
          </w:drawing>
        </w:r>
      </w:del>
    </w:p>
    <w:p w14:paraId="2CFE16F1" w14:textId="14BFC9D4" w:rsidR="003840EC" w:rsidRDefault="003840EC" w:rsidP="00E33BE9">
      <w:ins w:id="491" w:author="COUTIN Stéphane" w:date="2023-10-18T12:02:00Z">
        <w:r>
          <w:rPr>
            <w:noProof/>
          </w:rPr>
          <w:lastRenderedPageBreak/>
          <w:drawing>
            <wp:inline distT="0" distB="0" distL="0" distR="0" wp14:anchorId="1CAE9805" wp14:editId="28732510">
              <wp:extent cx="5760720" cy="3307715"/>
              <wp:effectExtent l="0" t="0" r="0" b="698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CD CHC.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307715"/>
                      </a:xfrm>
                      <a:prstGeom prst="rect">
                        <a:avLst/>
                      </a:prstGeom>
                    </pic:spPr>
                  </pic:pic>
                </a:graphicData>
              </a:graphic>
            </wp:inline>
          </w:drawing>
        </w:r>
      </w:ins>
    </w:p>
    <w:p w14:paraId="44FB9657" w14:textId="15084314" w:rsidR="00923543" w:rsidRDefault="00686196" w:rsidP="00686196">
      <w:pPr>
        <w:pStyle w:val="Titre4"/>
      </w:pPr>
      <w:r>
        <w:t>Domaine COC – Contrôle du cursus</w:t>
      </w:r>
    </w:p>
    <w:p w14:paraId="2832340A" w14:textId="3DE67DC0" w:rsidR="00923543" w:rsidRDefault="00923543" w:rsidP="00E33BE9">
      <w:del w:id="492" w:author="COUTIN Stéphane" w:date="2023-10-18T12:00:00Z">
        <w:r w:rsidDel="003840EC">
          <w:rPr>
            <w:noProof/>
          </w:rPr>
          <w:drawing>
            <wp:inline distT="0" distB="0" distL="0" distR="0" wp14:anchorId="5EFB41CB" wp14:editId="4E730537">
              <wp:extent cx="5745480" cy="3381375"/>
              <wp:effectExtent l="0" t="0" r="762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5480" cy="3381375"/>
                      </a:xfrm>
                      <a:prstGeom prst="rect">
                        <a:avLst/>
                      </a:prstGeom>
                      <a:noFill/>
                      <a:ln>
                        <a:noFill/>
                      </a:ln>
                    </pic:spPr>
                  </pic:pic>
                </a:graphicData>
              </a:graphic>
            </wp:inline>
          </w:drawing>
        </w:r>
      </w:del>
    </w:p>
    <w:p w14:paraId="7901832A" w14:textId="0F47B06F" w:rsidR="00923543" w:rsidRDefault="003840EC" w:rsidP="00E33BE9">
      <w:ins w:id="493" w:author="COUTIN Stéphane" w:date="2023-10-18T12:03:00Z">
        <w:r>
          <w:rPr>
            <w:noProof/>
          </w:rPr>
          <w:drawing>
            <wp:inline distT="0" distB="0" distL="0" distR="0" wp14:anchorId="4C4850E4" wp14:editId="56341E9D">
              <wp:extent cx="5760720" cy="339217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CD COC.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392170"/>
                      </a:xfrm>
                      <a:prstGeom prst="rect">
                        <a:avLst/>
                      </a:prstGeom>
                    </pic:spPr>
                  </pic:pic>
                </a:graphicData>
              </a:graphic>
            </wp:inline>
          </w:drawing>
        </w:r>
      </w:ins>
    </w:p>
    <w:p w14:paraId="1DF6B326" w14:textId="77777777" w:rsidR="00923543" w:rsidRDefault="00923543" w:rsidP="00E33BE9"/>
    <w:p w14:paraId="035F12D9" w14:textId="1828A633" w:rsidR="00E33BE9" w:rsidRDefault="001B6525" w:rsidP="00E33BE9">
      <w:pPr>
        <w:pStyle w:val="Titre2"/>
      </w:pPr>
      <w:bookmarkStart w:id="494" w:name="_Toc140654481"/>
      <w:bookmarkStart w:id="495" w:name="_Toc148623127"/>
      <w:r>
        <w:lastRenderedPageBreak/>
        <w:t>Modèle physique des données</w:t>
      </w:r>
      <w:bookmarkEnd w:id="494"/>
      <w:bookmarkEnd w:id="495"/>
    </w:p>
    <w:p w14:paraId="6FD5287A" w14:textId="77777777" w:rsidR="008530CB" w:rsidRPr="008530CB" w:rsidRDefault="008530CB" w:rsidP="008530CB">
      <w:pPr>
        <w:pStyle w:val="Titre3"/>
      </w:pPr>
      <w:bookmarkStart w:id="496" w:name="_Toc140654482"/>
      <w:bookmarkStart w:id="497" w:name="_Toc148623128"/>
      <w:r w:rsidRPr="008530CB">
        <w:t>Le dicti</w:t>
      </w:r>
      <w:r>
        <w:t>onnaire des données</w:t>
      </w:r>
      <w:bookmarkEnd w:id="496"/>
      <w:bookmarkEnd w:id="497"/>
    </w:p>
    <w:p w14:paraId="5F7EB09A" w14:textId="6F28AC80" w:rsidR="008530CB" w:rsidRDefault="008530CB" w:rsidP="008530CB">
      <w:r w:rsidRPr="008530CB">
        <w:t xml:space="preserve">Le fichier </w:t>
      </w:r>
      <w:proofErr w:type="spellStart"/>
      <w:r w:rsidRPr="008530CB">
        <w:t>excel</w:t>
      </w:r>
      <w:proofErr w:type="spellEnd"/>
      <w:ins w:id="498" w:author="COUTIN Stéphane" w:date="2023-10-19T15:40:00Z">
        <w:r w:rsidR="00625B39">
          <w:t xml:space="preserve"> ‘</w:t>
        </w:r>
        <w:r w:rsidR="00625B39" w:rsidRPr="0068160C">
          <w:rPr>
            <w:i/>
            <w:rPrChange w:id="499" w:author="COUTIN Stéphane" w:date="2023-10-19T15:43:00Z">
              <w:rPr/>
            </w:rPrChange>
          </w:rPr>
          <w:t>MPD PEGASE v22.x</w:t>
        </w:r>
      </w:ins>
      <w:ins w:id="500" w:author="COUTIN Stéphane" w:date="2023-10-19T15:41:00Z">
        <w:r w:rsidR="00625B39" w:rsidRPr="0068160C">
          <w:rPr>
            <w:i/>
            <w:rPrChange w:id="501" w:author="COUTIN Stéphane" w:date="2023-10-19T15:43:00Z">
              <w:rPr/>
            </w:rPrChange>
          </w:rPr>
          <w:t>l</w:t>
        </w:r>
      </w:ins>
      <w:ins w:id="502" w:author="COUTIN Stéphane" w:date="2023-10-19T15:43:00Z">
        <w:r w:rsidR="0068160C" w:rsidRPr="0068160C">
          <w:rPr>
            <w:i/>
            <w:rPrChange w:id="503" w:author="COUTIN Stéphane" w:date="2023-10-19T15:43:00Z">
              <w:rPr/>
            </w:rPrChange>
          </w:rPr>
          <w:t>s</w:t>
        </w:r>
      </w:ins>
      <w:ins w:id="504" w:author="COUTIN Stéphane" w:date="2023-10-19T15:41:00Z">
        <w:r w:rsidR="00625B39" w:rsidRPr="0068160C">
          <w:rPr>
            <w:i/>
            <w:rPrChange w:id="505" w:author="COUTIN Stéphane" w:date="2023-10-19T15:43:00Z">
              <w:rPr/>
            </w:rPrChange>
          </w:rPr>
          <w:t>x</w:t>
        </w:r>
      </w:ins>
      <w:ins w:id="506" w:author="COUTIN Stéphane" w:date="2023-10-19T15:43:00Z">
        <w:r w:rsidR="0068160C" w:rsidRPr="0068160C">
          <w:rPr>
            <w:i/>
            <w:rPrChange w:id="507" w:author="COUTIN Stéphane" w:date="2023-10-19T15:43:00Z">
              <w:rPr/>
            </w:rPrChange>
          </w:rPr>
          <w:t>’</w:t>
        </w:r>
      </w:ins>
      <w:r w:rsidRPr="008530CB">
        <w:t xml:space="preserve"> </w:t>
      </w:r>
      <w:del w:id="508" w:author="COUTIN Stéphane" w:date="2023-10-19T15:41:00Z">
        <w:r w:rsidRPr="008530CB" w:rsidDel="00625B39">
          <w:delText xml:space="preserve">ci-dessous </w:delText>
        </w:r>
      </w:del>
      <w:r w:rsidRPr="008530CB">
        <w:t>co</w:t>
      </w:r>
      <w:r>
        <w:t>ntient le dictionnaire de données. Il est à utiliser conjointement avec le modèle objet métier.</w:t>
      </w:r>
    </w:p>
    <w:p w14:paraId="1A49ED86" w14:textId="336D4D48" w:rsidR="008530CB" w:rsidRDefault="008530CB" w:rsidP="008530CB">
      <w:pPr>
        <w:rPr>
          <w:ins w:id="509" w:author="COUTIN Stéphane" w:date="2023-10-19T15:41:00Z"/>
        </w:rPr>
      </w:pPr>
      <w:r>
        <w:t>Les descriptions seront améliorées dans les futures versions de Pegase.</w:t>
      </w:r>
    </w:p>
    <w:p w14:paraId="033A920F" w14:textId="24359DFA" w:rsidR="00625B39" w:rsidRDefault="0068160C" w:rsidP="008530CB">
      <w:pPr>
        <w:rPr>
          <w:ins w:id="510" w:author="COUTIN Stéphane" w:date="2023-10-19T15:56:00Z"/>
        </w:rPr>
      </w:pPr>
      <w:ins w:id="511" w:author="COUTIN Stéphane" w:date="2023-10-19T15:41:00Z">
        <w:r>
          <w:t xml:space="preserve">Le fichier est </w:t>
        </w:r>
      </w:ins>
      <w:ins w:id="512" w:author="COUTIN Stéphane" w:date="2023-10-19T15:55:00Z">
        <w:r w:rsidR="00227A87">
          <w:t>embarq</w:t>
        </w:r>
      </w:ins>
      <w:ins w:id="513" w:author="COUTIN Stéphane" w:date="2023-10-19T15:56:00Z">
        <w:r w:rsidR="00227A87">
          <w:t>ué ci-dessous dans le présent</w:t>
        </w:r>
      </w:ins>
      <w:ins w:id="514" w:author="COUTIN Stéphane" w:date="2023-10-19T15:41:00Z">
        <w:r>
          <w:t xml:space="preserve"> document.</w:t>
        </w:r>
      </w:ins>
    </w:p>
    <w:p w14:paraId="37FA3E9C" w14:textId="1B36ACF1" w:rsidR="00227A87" w:rsidRDefault="00227A87" w:rsidP="008530CB">
      <w:ins w:id="515" w:author="COUTIN Stéphane" w:date="2023-10-19T15:59:00Z">
        <w:r>
          <w:object w:dxaOrig="1508" w:dyaOrig="984" w14:anchorId="3724D6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75.75pt;height:49.5pt" o:ole="">
              <v:imagedata r:id="rId26" o:title=""/>
            </v:shape>
            <o:OLEObject Type="Embed" ProgID="Excel.Sheet.12" ShapeID="_x0000_i1034" DrawAspect="Icon" ObjectID="_1759236387" r:id="rId27"/>
          </w:object>
        </w:r>
      </w:ins>
    </w:p>
    <w:p w14:paraId="2129DE89" w14:textId="33606F98" w:rsidR="008530CB" w:rsidDel="0068160C" w:rsidRDefault="008530CB" w:rsidP="008530CB">
      <w:pPr>
        <w:rPr>
          <w:del w:id="516" w:author="COUTIN Stéphane" w:date="2023-10-19T15:42:00Z"/>
        </w:rPr>
      </w:pPr>
      <w:del w:id="517" w:author="COUTIN Stéphane" w:date="2023-10-18T09:40:00Z">
        <w:r w:rsidDel="005C4E8D">
          <w:object w:dxaOrig="1508" w:dyaOrig="984" w14:anchorId="487A7084">
            <v:shape id="_x0000_i1025" type="#_x0000_t75" style="width:75pt;height:48.75pt" o:ole="">
              <v:imagedata r:id="rId28" o:title=""/>
            </v:shape>
            <o:OLEObject Type="Embed" ProgID="Excel.Sheet.12" ShapeID="_x0000_i1025" DrawAspect="Icon" ObjectID="_1759236388" r:id="rId29"/>
          </w:object>
        </w:r>
      </w:del>
      <w:del w:id="518" w:author="COUTIN Stéphane" w:date="2023-10-19T15:42:00Z">
        <w:r w:rsidR="005C4E8D" w:rsidDel="0068160C">
          <w:fldChar w:fldCharType="begin"/>
        </w:r>
        <w:r w:rsidR="005C4E8D" w:rsidDel="0068160C">
          <w:fldChar w:fldCharType="end"/>
        </w:r>
        <w:bookmarkStart w:id="519" w:name="_Toc148623129"/>
        <w:bookmarkEnd w:id="519"/>
      </w:del>
    </w:p>
    <w:p w14:paraId="7C28631B" w14:textId="15A5FC61" w:rsidR="008530CB" w:rsidRPr="008530CB" w:rsidDel="0068160C" w:rsidRDefault="008530CB" w:rsidP="008530CB">
      <w:pPr>
        <w:rPr>
          <w:del w:id="520" w:author="COUTIN Stéphane" w:date="2023-10-19T15:42:00Z"/>
        </w:rPr>
      </w:pPr>
      <w:bookmarkStart w:id="521" w:name="_Toc148623130"/>
      <w:bookmarkEnd w:id="521"/>
    </w:p>
    <w:p w14:paraId="45D6424E" w14:textId="3BC3D29E" w:rsidR="005C4E8D" w:rsidRDefault="005C4E8D" w:rsidP="001B6525">
      <w:pPr>
        <w:pStyle w:val="Titre3"/>
        <w:rPr>
          <w:ins w:id="522" w:author="COUTIN Stéphane" w:date="2023-10-18T09:41:00Z"/>
        </w:rPr>
      </w:pPr>
      <w:bookmarkStart w:id="523" w:name="_Toc148623131"/>
      <w:bookmarkStart w:id="524" w:name="_Toc140654483"/>
      <w:ins w:id="525" w:author="COUTIN Stéphane" w:date="2023-10-18T09:40:00Z">
        <w:r>
          <w:t>Les différences par rapport à la v21</w:t>
        </w:r>
      </w:ins>
      <w:bookmarkEnd w:id="523"/>
    </w:p>
    <w:p w14:paraId="4A22931A" w14:textId="081F774E" w:rsidR="005C4E8D" w:rsidRDefault="005C4E8D" w:rsidP="005C4E8D">
      <w:pPr>
        <w:rPr>
          <w:ins w:id="526" w:author="COUTIN Stéphane" w:date="2023-10-18T09:42:00Z"/>
        </w:rPr>
      </w:pPr>
      <w:ins w:id="527" w:author="COUTIN Stéphane" w:date="2023-10-18T09:41:00Z">
        <w:r>
          <w:t xml:space="preserve">Le fichier </w:t>
        </w:r>
        <w:proofErr w:type="spellStart"/>
        <w:r>
          <w:t>excel</w:t>
        </w:r>
        <w:proofErr w:type="spellEnd"/>
        <w:r>
          <w:t xml:space="preserve"> </w:t>
        </w:r>
      </w:ins>
      <w:ins w:id="528" w:author="COUTIN Stéphane" w:date="2023-10-19T15:42:00Z">
        <w:r w:rsidR="0068160C">
          <w:t>‘</w:t>
        </w:r>
        <w:proofErr w:type="spellStart"/>
        <w:r w:rsidR="0068160C">
          <w:t>Difference</w:t>
        </w:r>
        <w:proofErr w:type="spellEnd"/>
        <w:r w:rsidR="0068160C">
          <w:t xml:space="preserve"> </w:t>
        </w:r>
      </w:ins>
      <w:ins w:id="529" w:author="COUTIN Stéphane" w:date="2023-10-19T15:43:00Z">
        <w:r w:rsidR="0068160C">
          <w:t>‘</w:t>
        </w:r>
      </w:ins>
      <w:ins w:id="530" w:author="COUTIN Stéphane" w:date="2023-10-19T15:42:00Z">
        <w:r w:rsidR="0068160C" w:rsidRPr="0068160C">
          <w:rPr>
            <w:i/>
            <w:rPrChange w:id="531" w:author="COUTIN Stéphane" w:date="2023-10-19T15:43:00Z">
              <w:rPr/>
            </w:rPrChange>
          </w:rPr>
          <w:t>MPD PEGASE v22 v21.xlsx</w:t>
        </w:r>
      </w:ins>
      <w:ins w:id="532" w:author="COUTIN Stéphane" w:date="2023-10-19T15:43:00Z">
        <w:r w:rsidR="0068160C">
          <w:t>’</w:t>
        </w:r>
      </w:ins>
      <w:ins w:id="533" w:author="COUTIN Stéphane" w:date="2023-10-18T09:41:00Z">
        <w:r>
          <w:t xml:space="preserve"> </w:t>
        </w:r>
      </w:ins>
      <w:ins w:id="534" w:author="COUTIN Stéphane" w:date="2023-10-18T09:42:00Z">
        <w:r>
          <w:t>liste, schéma par schéma et table par table les modifications apportées au modèle physique de données.</w:t>
        </w:r>
      </w:ins>
    </w:p>
    <w:p w14:paraId="3683967D" w14:textId="77777777" w:rsidR="00227A87" w:rsidRDefault="00227A87" w:rsidP="00227A87">
      <w:pPr>
        <w:rPr>
          <w:ins w:id="535" w:author="COUTIN Stéphane" w:date="2023-10-19T15:59:00Z"/>
        </w:rPr>
      </w:pPr>
      <w:ins w:id="536" w:author="COUTIN Stéphane" w:date="2023-10-19T15:59:00Z">
        <w:r>
          <w:t>Le fichier est embarqué ci-dessous dans le présent document.</w:t>
        </w:r>
      </w:ins>
    </w:p>
    <w:p w14:paraId="4D339347" w14:textId="158BAE56" w:rsidR="00227A87" w:rsidRPr="005C4E8D" w:rsidRDefault="00227A87">
      <w:pPr>
        <w:rPr>
          <w:ins w:id="537" w:author="COUTIN Stéphane" w:date="2023-10-18T09:39:00Z"/>
          <w:rPrChange w:id="538" w:author="COUTIN Stéphane" w:date="2023-10-18T09:41:00Z">
            <w:rPr>
              <w:ins w:id="539" w:author="COUTIN Stéphane" w:date="2023-10-18T09:39:00Z"/>
            </w:rPr>
          </w:rPrChange>
        </w:rPr>
        <w:pPrChange w:id="540" w:author="COUTIN Stéphane" w:date="2023-10-18T09:41:00Z">
          <w:pPr>
            <w:pStyle w:val="Titre3"/>
          </w:pPr>
        </w:pPrChange>
      </w:pPr>
      <w:ins w:id="541" w:author="COUTIN Stéphane" w:date="2023-10-19T15:59:00Z">
        <w:r>
          <w:object w:dxaOrig="1508" w:dyaOrig="984" w14:anchorId="2AABCA66">
            <v:shape id="_x0000_i1035" type="#_x0000_t75" style="width:75.75pt;height:49.5pt" o:ole="">
              <v:imagedata r:id="rId30" o:title=""/>
            </v:shape>
            <o:OLEObject Type="Embed" ProgID="Excel.Sheet.12" ShapeID="_x0000_i1035" DrawAspect="Icon" ObjectID="_1759236389" r:id="rId31"/>
          </w:object>
        </w:r>
      </w:ins>
      <w:del w:id="542" w:author="COUTIN Stéphane" w:date="2023-10-19T15:43:00Z">
        <w:r w:rsidR="005C4E8D" w:rsidDel="0068160C">
          <w:fldChar w:fldCharType="begin"/>
        </w:r>
        <w:r w:rsidR="005C4E8D" w:rsidDel="0068160C">
          <w:fldChar w:fldCharType="end"/>
        </w:r>
      </w:del>
    </w:p>
    <w:p w14:paraId="6A7CAE51" w14:textId="5A81EFB8" w:rsidR="001B6525" w:rsidRPr="001B6525" w:rsidRDefault="001B6525" w:rsidP="001B6525">
      <w:pPr>
        <w:pStyle w:val="Titre3"/>
      </w:pPr>
      <w:bookmarkStart w:id="543" w:name="_Toc148623132"/>
      <w:r>
        <w:t>Extraction de la documentation embarquée</w:t>
      </w:r>
      <w:bookmarkEnd w:id="524"/>
      <w:bookmarkEnd w:id="543"/>
      <w:r>
        <w:t xml:space="preserve"> </w:t>
      </w:r>
    </w:p>
    <w:p w14:paraId="2BF752CF" w14:textId="54754D93" w:rsidR="00AD5949" w:rsidRDefault="00AD5949" w:rsidP="00E33BE9">
      <w:r>
        <w:t>La documentation des tables et colonnes est embarquée dans des commentaires tels que gérés par PostgreSQL.</w:t>
      </w:r>
    </w:p>
    <w:p w14:paraId="2579E918" w14:textId="3C99A986" w:rsidR="008530CB" w:rsidRDefault="008530CB" w:rsidP="008530CB">
      <w:pPr>
        <w:rPr>
          <w:lang w:eastAsia="fr-FR"/>
        </w:rPr>
      </w:pPr>
      <w:r w:rsidRPr="008530CB">
        <w:rPr>
          <w:lang w:eastAsia="fr-FR"/>
        </w:rPr>
        <w:t xml:space="preserve">Pour extraire en un coup celles des tables et colonnes pour une </w:t>
      </w:r>
      <w:proofErr w:type="spellStart"/>
      <w:r w:rsidRPr="008530CB">
        <w:rPr>
          <w:lang w:eastAsia="fr-FR"/>
        </w:rPr>
        <w:t>bdd</w:t>
      </w:r>
      <w:proofErr w:type="spellEnd"/>
      <w:r w:rsidRPr="008530CB">
        <w:rPr>
          <w:lang w:eastAsia="fr-FR"/>
        </w:rPr>
        <w:t xml:space="preserve">, la requête </w:t>
      </w:r>
      <w:r>
        <w:rPr>
          <w:lang w:eastAsia="fr-FR"/>
        </w:rPr>
        <w:t>ci-dessous.</w:t>
      </w:r>
      <w:ins w:id="544" w:author="COUTIN Stéphane" w:date="2023-10-19T15:40:00Z">
        <w:r w:rsidR="00625B39">
          <w:rPr>
            <w:lang w:eastAsia="fr-FR"/>
          </w:rPr>
          <w:t xml:space="preserve"> Cette requête est utilisée pour générer le modèle physique de données.</w:t>
        </w:r>
      </w:ins>
    </w:p>
    <w:p w14:paraId="6A228A70" w14:textId="77777777" w:rsidR="008530CB" w:rsidRPr="008530CB" w:rsidRDefault="008530CB" w:rsidP="008530CB">
      <w:pPr>
        <w:pBdr>
          <w:top w:val="none" w:sz="0" w:space="0" w:color="auto"/>
          <w:left w:val="none" w:sz="0" w:space="0" w:color="auto"/>
          <w:bottom w:val="none" w:sz="0" w:space="0" w:color="auto"/>
          <w:right w:val="none" w:sz="0" w:space="0" w:color="auto"/>
          <w:between w:val="none" w:sz="0" w:space="0" w:color="auto"/>
        </w:pBdr>
        <w:shd w:val="clear" w:color="auto" w:fill="FFFFFF"/>
        <w:spacing w:before="150" w:after="0" w:line="240" w:lineRule="auto"/>
        <w:rPr>
          <w:rFonts w:ascii="Segoe UI" w:eastAsia="Times New Roman" w:hAnsi="Segoe UI" w:cs="Segoe UI"/>
          <w:color w:val="172B4D"/>
          <w:sz w:val="21"/>
          <w:szCs w:val="21"/>
          <w:lang w:eastAsia="fr-FR"/>
        </w:rPr>
      </w:pPr>
    </w:p>
    <w:tbl>
      <w:tblPr>
        <w:tblStyle w:val="Grilledutableau"/>
        <w:tblW w:w="0" w:type="auto"/>
        <w:tblLook w:val="04A0" w:firstRow="1" w:lastRow="0" w:firstColumn="1" w:lastColumn="0" w:noHBand="0" w:noVBand="1"/>
      </w:tblPr>
      <w:tblGrid>
        <w:gridCol w:w="9062"/>
      </w:tblGrid>
      <w:tr w:rsidR="008530CB" w:rsidRPr="00E67275" w14:paraId="519B8273" w14:textId="77777777" w:rsidTr="008530CB">
        <w:tc>
          <w:tcPr>
            <w:tcW w:w="9062" w:type="dxa"/>
          </w:tcPr>
          <w:p w14:paraId="5E17BF5E" w14:textId="77777777" w:rsidR="00625B39" w:rsidRPr="00625B39" w:rsidRDefault="00625B39" w:rsidP="00625B39">
            <w:pPr>
              <w:pBdr>
                <w:top w:val="none" w:sz="0" w:space="0" w:color="auto"/>
                <w:left w:val="none" w:sz="0" w:space="0" w:color="auto"/>
                <w:bottom w:val="none" w:sz="0" w:space="0" w:color="auto"/>
                <w:right w:val="none" w:sz="0" w:space="0" w:color="auto"/>
                <w:between w:val="none" w:sz="0" w:space="0" w:color="auto"/>
              </w:pBdr>
              <w:rPr>
                <w:ins w:id="545" w:author="COUTIN Stéphane" w:date="2023-10-19T15:38:00Z"/>
                <w:rFonts w:ascii="Segoe UI" w:eastAsia="Times New Roman" w:hAnsi="Segoe UI" w:cs="Segoe UI"/>
                <w:color w:val="172B4D"/>
                <w:sz w:val="21"/>
                <w:szCs w:val="21"/>
                <w:lang w:val="en-GB" w:eastAsia="fr-FR"/>
              </w:rPr>
            </w:pPr>
            <w:ins w:id="546" w:author="COUTIN Stéphane" w:date="2023-10-19T15:38:00Z">
              <w:r w:rsidRPr="00625B39">
                <w:rPr>
                  <w:rFonts w:ascii="Segoe UI" w:eastAsia="Times New Roman" w:hAnsi="Segoe UI" w:cs="Segoe UI"/>
                  <w:color w:val="172B4D"/>
                  <w:sz w:val="21"/>
                  <w:szCs w:val="21"/>
                  <w:lang w:val="en-GB" w:eastAsia="fr-FR"/>
                </w:rPr>
                <w:t>SELECT</w:t>
              </w:r>
            </w:ins>
          </w:p>
          <w:p w14:paraId="5015663E" w14:textId="77777777" w:rsidR="00625B39" w:rsidRPr="00625B39" w:rsidRDefault="00625B39" w:rsidP="00625B39">
            <w:pPr>
              <w:pBdr>
                <w:top w:val="none" w:sz="0" w:space="0" w:color="auto"/>
                <w:left w:val="none" w:sz="0" w:space="0" w:color="auto"/>
                <w:bottom w:val="none" w:sz="0" w:space="0" w:color="auto"/>
                <w:right w:val="none" w:sz="0" w:space="0" w:color="auto"/>
                <w:between w:val="none" w:sz="0" w:space="0" w:color="auto"/>
              </w:pBdr>
              <w:rPr>
                <w:ins w:id="547" w:author="COUTIN Stéphane" w:date="2023-10-19T15:38:00Z"/>
                <w:rFonts w:ascii="Segoe UI" w:eastAsia="Times New Roman" w:hAnsi="Segoe UI" w:cs="Segoe UI"/>
                <w:color w:val="172B4D"/>
                <w:sz w:val="21"/>
                <w:szCs w:val="21"/>
                <w:lang w:val="en-GB" w:eastAsia="fr-FR"/>
              </w:rPr>
            </w:pPr>
            <w:proofErr w:type="spellStart"/>
            <w:proofErr w:type="gramStart"/>
            <w:ins w:id="548" w:author="COUTIN Stéphane" w:date="2023-10-19T15:38:00Z">
              <w:r w:rsidRPr="00625B39">
                <w:rPr>
                  <w:rFonts w:ascii="Segoe UI" w:eastAsia="Times New Roman" w:hAnsi="Segoe UI" w:cs="Segoe UI"/>
                  <w:color w:val="172B4D"/>
                  <w:sz w:val="21"/>
                  <w:szCs w:val="21"/>
                  <w:lang w:val="en-GB" w:eastAsia="fr-FR"/>
                </w:rPr>
                <w:t>isc.table</w:t>
              </w:r>
              <w:proofErr w:type="gramEnd"/>
              <w:r w:rsidRPr="00625B39">
                <w:rPr>
                  <w:rFonts w:ascii="Segoe UI" w:eastAsia="Times New Roman" w:hAnsi="Segoe UI" w:cs="Segoe UI"/>
                  <w:color w:val="172B4D"/>
                  <w:sz w:val="21"/>
                  <w:szCs w:val="21"/>
                  <w:lang w:val="en-GB" w:eastAsia="fr-FR"/>
                </w:rPr>
                <w:t>_schema</w:t>
              </w:r>
              <w:proofErr w:type="spellEnd"/>
              <w:r w:rsidRPr="00625B39">
                <w:rPr>
                  <w:rFonts w:ascii="Segoe UI" w:eastAsia="Times New Roman" w:hAnsi="Segoe UI" w:cs="Segoe UI"/>
                  <w:color w:val="172B4D"/>
                  <w:sz w:val="21"/>
                  <w:szCs w:val="21"/>
                  <w:lang w:val="en-GB" w:eastAsia="fr-FR"/>
                </w:rPr>
                <w:t>,</w:t>
              </w:r>
            </w:ins>
          </w:p>
          <w:p w14:paraId="60004458" w14:textId="77777777" w:rsidR="00625B39" w:rsidRPr="00625B39" w:rsidRDefault="00625B39" w:rsidP="00625B39">
            <w:pPr>
              <w:pBdr>
                <w:top w:val="none" w:sz="0" w:space="0" w:color="auto"/>
                <w:left w:val="none" w:sz="0" w:space="0" w:color="auto"/>
                <w:bottom w:val="none" w:sz="0" w:space="0" w:color="auto"/>
                <w:right w:val="none" w:sz="0" w:space="0" w:color="auto"/>
                <w:between w:val="none" w:sz="0" w:space="0" w:color="auto"/>
              </w:pBdr>
              <w:rPr>
                <w:ins w:id="549" w:author="COUTIN Stéphane" w:date="2023-10-19T15:38:00Z"/>
                <w:rFonts w:ascii="Segoe UI" w:eastAsia="Times New Roman" w:hAnsi="Segoe UI" w:cs="Segoe UI"/>
                <w:color w:val="172B4D"/>
                <w:sz w:val="21"/>
                <w:szCs w:val="21"/>
                <w:lang w:val="en-GB" w:eastAsia="fr-FR"/>
              </w:rPr>
            </w:pPr>
            <w:proofErr w:type="spellStart"/>
            <w:proofErr w:type="gramStart"/>
            <w:ins w:id="550" w:author="COUTIN Stéphane" w:date="2023-10-19T15:38:00Z">
              <w:r w:rsidRPr="00625B39">
                <w:rPr>
                  <w:rFonts w:ascii="Segoe UI" w:eastAsia="Times New Roman" w:hAnsi="Segoe UI" w:cs="Segoe UI"/>
                  <w:color w:val="172B4D"/>
                  <w:sz w:val="21"/>
                  <w:szCs w:val="21"/>
                  <w:lang w:val="en-GB" w:eastAsia="fr-FR"/>
                </w:rPr>
                <w:t>isc.table</w:t>
              </w:r>
              <w:proofErr w:type="gramEnd"/>
              <w:r w:rsidRPr="00625B39">
                <w:rPr>
                  <w:rFonts w:ascii="Segoe UI" w:eastAsia="Times New Roman" w:hAnsi="Segoe UI" w:cs="Segoe UI"/>
                  <w:color w:val="172B4D"/>
                  <w:sz w:val="21"/>
                  <w:szCs w:val="21"/>
                  <w:lang w:val="en-GB" w:eastAsia="fr-FR"/>
                </w:rPr>
                <w:t>_name</w:t>
              </w:r>
              <w:proofErr w:type="spellEnd"/>
              <w:r w:rsidRPr="00625B39">
                <w:rPr>
                  <w:rFonts w:ascii="Segoe UI" w:eastAsia="Times New Roman" w:hAnsi="Segoe UI" w:cs="Segoe UI"/>
                  <w:color w:val="172B4D"/>
                  <w:sz w:val="21"/>
                  <w:szCs w:val="21"/>
                  <w:lang w:val="en-GB" w:eastAsia="fr-FR"/>
                </w:rPr>
                <w:t>,</w:t>
              </w:r>
            </w:ins>
          </w:p>
          <w:p w14:paraId="054ACC6C" w14:textId="77777777" w:rsidR="00625B39" w:rsidRPr="00625B39" w:rsidRDefault="00625B39" w:rsidP="00625B39">
            <w:pPr>
              <w:pBdr>
                <w:top w:val="none" w:sz="0" w:space="0" w:color="auto"/>
                <w:left w:val="none" w:sz="0" w:space="0" w:color="auto"/>
                <w:bottom w:val="none" w:sz="0" w:space="0" w:color="auto"/>
                <w:right w:val="none" w:sz="0" w:space="0" w:color="auto"/>
                <w:between w:val="none" w:sz="0" w:space="0" w:color="auto"/>
              </w:pBdr>
              <w:rPr>
                <w:ins w:id="551" w:author="COUTIN Stéphane" w:date="2023-10-19T15:38:00Z"/>
                <w:rFonts w:ascii="Segoe UI" w:eastAsia="Times New Roman" w:hAnsi="Segoe UI" w:cs="Segoe UI"/>
                <w:color w:val="172B4D"/>
                <w:sz w:val="21"/>
                <w:szCs w:val="21"/>
                <w:lang w:val="en-GB" w:eastAsia="fr-FR"/>
              </w:rPr>
            </w:pPr>
            <w:ins w:id="552" w:author="COUTIN Stéphane" w:date="2023-10-19T15:38:00Z">
              <w:r w:rsidRPr="00625B39">
                <w:rPr>
                  <w:rFonts w:ascii="Segoe UI" w:eastAsia="Times New Roman" w:hAnsi="Segoe UI" w:cs="Segoe UI"/>
                  <w:color w:val="172B4D"/>
                  <w:sz w:val="21"/>
                  <w:szCs w:val="21"/>
                  <w:lang w:val="en-GB" w:eastAsia="fr-FR"/>
                </w:rPr>
                <w:t>obj_</w:t>
              </w:r>
              <w:proofErr w:type="gramStart"/>
              <w:r w:rsidRPr="00625B39">
                <w:rPr>
                  <w:rFonts w:ascii="Segoe UI" w:eastAsia="Times New Roman" w:hAnsi="Segoe UI" w:cs="Segoe UI"/>
                  <w:color w:val="172B4D"/>
                  <w:sz w:val="21"/>
                  <w:szCs w:val="21"/>
                  <w:lang w:val="en-GB" w:eastAsia="fr-FR"/>
                </w:rPr>
                <w:t>description(</w:t>
              </w:r>
              <w:proofErr w:type="gramEnd"/>
              <w:r w:rsidRPr="00625B39">
                <w:rPr>
                  <w:rFonts w:ascii="Segoe UI" w:eastAsia="Times New Roman" w:hAnsi="Segoe UI" w:cs="Segoe UI"/>
                  <w:color w:val="172B4D"/>
                  <w:sz w:val="21"/>
                  <w:szCs w:val="21"/>
                  <w:lang w:val="en-GB" w:eastAsia="fr-FR"/>
                </w:rPr>
                <w:t>format('%s.%s',isc.table_schema,isc.table_name)::regclass::oid, '</w:t>
              </w:r>
              <w:proofErr w:type="spellStart"/>
              <w:r w:rsidRPr="00625B39">
                <w:rPr>
                  <w:rFonts w:ascii="Segoe UI" w:eastAsia="Times New Roman" w:hAnsi="Segoe UI" w:cs="Segoe UI"/>
                  <w:color w:val="172B4D"/>
                  <w:sz w:val="21"/>
                  <w:szCs w:val="21"/>
                  <w:lang w:val="en-GB" w:eastAsia="fr-FR"/>
                </w:rPr>
                <w:t>pg_class</w:t>
              </w:r>
              <w:proofErr w:type="spellEnd"/>
              <w:r w:rsidRPr="00625B39">
                <w:rPr>
                  <w:rFonts w:ascii="Segoe UI" w:eastAsia="Times New Roman" w:hAnsi="Segoe UI" w:cs="Segoe UI"/>
                  <w:color w:val="172B4D"/>
                  <w:sz w:val="21"/>
                  <w:szCs w:val="21"/>
                  <w:lang w:val="en-GB" w:eastAsia="fr-FR"/>
                </w:rPr>
                <w:t xml:space="preserve">') as </w:t>
              </w:r>
              <w:proofErr w:type="spellStart"/>
              <w:r w:rsidRPr="00625B39">
                <w:rPr>
                  <w:rFonts w:ascii="Segoe UI" w:eastAsia="Times New Roman" w:hAnsi="Segoe UI" w:cs="Segoe UI"/>
                  <w:color w:val="172B4D"/>
                  <w:sz w:val="21"/>
                  <w:szCs w:val="21"/>
                  <w:lang w:val="en-GB" w:eastAsia="fr-FR"/>
                </w:rPr>
                <w:t>table_description</w:t>
              </w:r>
              <w:proofErr w:type="spellEnd"/>
              <w:r w:rsidRPr="00625B39">
                <w:rPr>
                  <w:rFonts w:ascii="Segoe UI" w:eastAsia="Times New Roman" w:hAnsi="Segoe UI" w:cs="Segoe UI"/>
                  <w:color w:val="172B4D"/>
                  <w:sz w:val="21"/>
                  <w:szCs w:val="21"/>
                  <w:lang w:val="en-GB" w:eastAsia="fr-FR"/>
                </w:rPr>
                <w:t>,</w:t>
              </w:r>
            </w:ins>
          </w:p>
          <w:p w14:paraId="219106A8" w14:textId="77777777" w:rsidR="00625B39" w:rsidRPr="00625B39" w:rsidRDefault="00625B39" w:rsidP="00625B39">
            <w:pPr>
              <w:pBdr>
                <w:top w:val="none" w:sz="0" w:space="0" w:color="auto"/>
                <w:left w:val="none" w:sz="0" w:space="0" w:color="auto"/>
                <w:bottom w:val="none" w:sz="0" w:space="0" w:color="auto"/>
                <w:right w:val="none" w:sz="0" w:space="0" w:color="auto"/>
                <w:between w:val="none" w:sz="0" w:space="0" w:color="auto"/>
              </w:pBdr>
              <w:rPr>
                <w:ins w:id="553" w:author="COUTIN Stéphane" w:date="2023-10-19T15:38:00Z"/>
                <w:rFonts w:ascii="Segoe UI" w:eastAsia="Times New Roman" w:hAnsi="Segoe UI" w:cs="Segoe UI"/>
                <w:color w:val="172B4D"/>
                <w:sz w:val="21"/>
                <w:szCs w:val="21"/>
                <w:lang w:val="en-GB" w:eastAsia="fr-FR"/>
              </w:rPr>
            </w:pPr>
            <w:proofErr w:type="spellStart"/>
            <w:proofErr w:type="gramStart"/>
            <w:ins w:id="554" w:author="COUTIN Stéphane" w:date="2023-10-19T15:38:00Z">
              <w:r w:rsidRPr="00625B39">
                <w:rPr>
                  <w:rFonts w:ascii="Segoe UI" w:eastAsia="Times New Roman" w:hAnsi="Segoe UI" w:cs="Segoe UI"/>
                  <w:color w:val="172B4D"/>
                  <w:sz w:val="21"/>
                  <w:szCs w:val="21"/>
                  <w:lang w:val="en-GB" w:eastAsia="fr-FR"/>
                </w:rPr>
                <w:t>isc.column</w:t>
              </w:r>
              <w:proofErr w:type="gramEnd"/>
              <w:r w:rsidRPr="00625B39">
                <w:rPr>
                  <w:rFonts w:ascii="Segoe UI" w:eastAsia="Times New Roman" w:hAnsi="Segoe UI" w:cs="Segoe UI"/>
                  <w:color w:val="172B4D"/>
                  <w:sz w:val="21"/>
                  <w:szCs w:val="21"/>
                  <w:lang w:val="en-GB" w:eastAsia="fr-FR"/>
                </w:rPr>
                <w:t>_name</w:t>
              </w:r>
              <w:proofErr w:type="spellEnd"/>
              <w:r w:rsidRPr="00625B39">
                <w:rPr>
                  <w:rFonts w:ascii="Segoe UI" w:eastAsia="Times New Roman" w:hAnsi="Segoe UI" w:cs="Segoe UI"/>
                  <w:color w:val="172B4D"/>
                  <w:sz w:val="21"/>
                  <w:szCs w:val="21"/>
                  <w:lang w:val="en-GB" w:eastAsia="fr-FR"/>
                </w:rPr>
                <w:t>,</w:t>
              </w:r>
            </w:ins>
          </w:p>
          <w:p w14:paraId="53B91014" w14:textId="77777777" w:rsidR="00625B39" w:rsidRPr="00625B39" w:rsidRDefault="00625B39" w:rsidP="00625B39">
            <w:pPr>
              <w:pBdr>
                <w:top w:val="none" w:sz="0" w:space="0" w:color="auto"/>
                <w:left w:val="none" w:sz="0" w:space="0" w:color="auto"/>
                <w:bottom w:val="none" w:sz="0" w:space="0" w:color="auto"/>
                <w:right w:val="none" w:sz="0" w:space="0" w:color="auto"/>
                <w:between w:val="none" w:sz="0" w:space="0" w:color="auto"/>
              </w:pBdr>
              <w:rPr>
                <w:ins w:id="555" w:author="COUTIN Stéphane" w:date="2023-10-19T15:38:00Z"/>
                <w:rFonts w:ascii="Segoe UI" w:eastAsia="Times New Roman" w:hAnsi="Segoe UI" w:cs="Segoe UI"/>
                <w:color w:val="172B4D"/>
                <w:sz w:val="21"/>
                <w:szCs w:val="21"/>
                <w:lang w:val="en-GB" w:eastAsia="fr-FR"/>
              </w:rPr>
            </w:pPr>
            <w:proofErr w:type="spellStart"/>
            <w:ins w:id="556" w:author="COUTIN Stéphane" w:date="2023-10-19T15:38:00Z">
              <w:r w:rsidRPr="00625B39">
                <w:rPr>
                  <w:rFonts w:ascii="Segoe UI" w:eastAsia="Times New Roman" w:hAnsi="Segoe UI" w:cs="Segoe UI"/>
                  <w:color w:val="172B4D"/>
                  <w:sz w:val="21"/>
                  <w:szCs w:val="21"/>
                  <w:lang w:val="en-GB" w:eastAsia="fr-FR"/>
                </w:rPr>
                <w:t>isc.data_type</w:t>
              </w:r>
              <w:proofErr w:type="spellEnd"/>
              <w:r w:rsidRPr="00625B39">
                <w:rPr>
                  <w:rFonts w:ascii="Segoe UI" w:eastAsia="Times New Roman" w:hAnsi="Segoe UI" w:cs="Segoe UI"/>
                  <w:color w:val="172B4D"/>
                  <w:sz w:val="21"/>
                  <w:szCs w:val="21"/>
                  <w:lang w:val="en-GB" w:eastAsia="fr-FR"/>
                </w:rPr>
                <w:t>,</w:t>
              </w:r>
            </w:ins>
          </w:p>
          <w:p w14:paraId="7DAAC02E" w14:textId="77777777" w:rsidR="00625B39" w:rsidRPr="00625B39" w:rsidRDefault="00625B39" w:rsidP="00625B39">
            <w:pPr>
              <w:pBdr>
                <w:top w:val="none" w:sz="0" w:space="0" w:color="auto"/>
                <w:left w:val="none" w:sz="0" w:space="0" w:color="auto"/>
                <w:bottom w:val="none" w:sz="0" w:space="0" w:color="auto"/>
                <w:right w:val="none" w:sz="0" w:space="0" w:color="auto"/>
                <w:between w:val="none" w:sz="0" w:space="0" w:color="auto"/>
              </w:pBdr>
              <w:rPr>
                <w:ins w:id="557" w:author="COUTIN Stéphane" w:date="2023-10-19T15:38:00Z"/>
                <w:rFonts w:ascii="Segoe UI" w:eastAsia="Times New Roman" w:hAnsi="Segoe UI" w:cs="Segoe UI"/>
                <w:color w:val="172B4D"/>
                <w:sz w:val="21"/>
                <w:szCs w:val="21"/>
                <w:lang w:val="en-GB" w:eastAsia="fr-FR"/>
              </w:rPr>
            </w:pPr>
            <w:proofErr w:type="spellStart"/>
            <w:proofErr w:type="gramStart"/>
            <w:ins w:id="558" w:author="COUTIN Stéphane" w:date="2023-10-19T15:38:00Z">
              <w:r w:rsidRPr="00625B39">
                <w:rPr>
                  <w:rFonts w:ascii="Segoe UI" w:eastAsia="Times New Roman" w:hAnsi="Segoe UI" w:cs="Segoe UI"/>
                  <w:color w:val="172B4D"/>
                  <w:sz w:val="21"/>
                  <w:szCs w:val="21"/>
                  <w:lang w:val="en-GB" w:eastAsia="fr-FR"/>
                </w:rPr>
                <w:t>isc.character</w:t>
              </w:r>
              <w:proofErr w:type="gramEnd"/>
              <w:r w:rsidRPr="00625B39">
                <w:rPr>
                  <w:rFonts w:ascii="Segoe UI" w:eastAsia="Times New Roman" w:hAnsi="Segoe UI" w:cs="Segoe UI"/>
                  <w:color w:val="172B4D"/>
                  <w:sz w:val="21"/>
                  <w:szCs w:val="21"/>
                  <w:lang w:val="en-GB" w:eastAsia="fr-FR"/>
                </w:rPr>
                <w:t>_maximum_length</w:t>
              </w:r>
              <w:proofErr w:type="spellEnd"/>
              <w:r w:rsidRPr="00625B39">
                <w:rPr>
                  <w:rFonts w:ascii="Segoe UI" w:eastAsia="Times New Roman" w:hAnsi="Segoe UI" w:cs="Segoe UI"/>
                  <w:color w:val="172B4D"/>
                  <w:sz w:val="21"/>
                  <w:szCs w:val="21"/>
                  <w:lang w:val="en-GB" w:eastAsia="fr-FR"/>
                </w:rPr>
                <w:t>,</w:t>
              </w:r>
            </w:ins>
          </w:p>
          <w:p w14:paraId="1A9B9AA7" w14:textId="77777777" w:rsidR="00625B39" w:rsidRPr="00625B39" w:rsidRDefault="00625B39" w:rsidP="00625B39">
            <w:pPr>
              <w:pBdr>
                <w:top w:val="none" w:sz="0" w:space="0" w:color="auto"/>
                <w:left w:val="none" w:sz="0" w:space="0" w:color="auto"/>
                <w:bottom w:val="none" w:sz="0" w:space="0" w:color="auto"/>
                <w:right w:val="none" w:sz="0" w:space="0" w:color="auto"/>
                <w:between w:val="none" w:sz="0" w:space="0" w:color="auto"/>
              </w:pBdr>
              <w:rPr>
                <w:ins w:id="559" w:author="COUTIN Stéphane" w:date="2023-10-19T15:38:00Z"/>
                <w:rFonts w:ascii="Segoe UI" w:eastAsia="Times New Roman" w:hAnsi="Segoe UI" w:cs="Segoe UI"/>
                <w:color w:val="172B4D"/>
                <w:sz w:val="21"/>
                <w:szCs w:val="21"/>
                <w:lang w:val="en-GB" w:eastAsia="fr-FR"/>
              </w:rPr>
            </w:pPr>
            <w:ins w:id="560" w:author="COUTIN Stéphane" w:date="2023-10-19T15:38:00Z">
              <w:r w:rsidRPr="00625B39">
                <w:rPr>
                  <w:rFonts w:ascii="Segoe UI" w:eastAsia="Times New Roman" w:hAnsi="Segoe UI" w:cs="Segoe UI"/>
                  <w:color w:val="172B4D"/>
                  <w:sz w:val="21"/>
                  <w:szCs w:val="21"/>
                  <w:lang w:val="en-GB" w:eastAsia="fr-FR"/>
                </w:rPr>
                <w:t>pg_catalog.col_description(format('%s.%s</w:t>
              </w:r>
              <w:proofErr w:type="gramStart"/>
              <w:r w:rsidRPr="00625B39">
                <w:rPr>
                  <w:rFonts w:ascii="Segoe UI" w:eastAsia="Times New Roman" w:hAnsi="Segoe UI" w:cs="Segoe UI"/>
                  <w:color w:val="172B4D"/>
                  <w:sz w:val="21"/>
                  <w:szCs w:val="21"/>
                  <w:lang w:val="en-GB" w:eastAsia="fr-FR"/>
                </w:rPr>
                <w:t>',isc</w:t>
              </w:r>
              <w:proofErr w:type="gramEnd"/>
              <w:r w:rsidRPr="00625B39">
                <w:rPr>
                  <w:rFonts w:ascii="Segoe UI" w:eastAsia="Times New Roman" w:hAnsi="Segoe UI" w:cs="Segoe UI"/>
                  <w:color w:val="172B4D"/>
                  <w:sz w:val="21"/>
                  <w:szCs w:val="21"/>
                  <w:lang w:val="en-GB" w:eastAsia="fr-FR"/>
                </w:rPr>
                <w:t xml:space="preserve">.table_schema,isc.table_name)::regclass::oid,isc.ordinal_position) as </w:t>
              </w:r>
              <w:proofErr w:type="spellStart"/>
              <w:r w:rsidRPr="00625B39">
                <w:rPr>
                  <w:rFonts w:ascii="Segoe UI" w:eastAsia="Times New Roman" w:hAnsi="Segoe UI" w:cs="Segoe UI"/>
                  <w:color w:val="172B4D"/>
                  <w:sz w:val="21"/>
                  <w:szCs w:val="21"/>
                  <w:lang w:val="en-GB" w:eastAsia="fr-FR"/>
                </w:rPr>
                <w:t>column_description</w:t>
              </w:r>
              <w:proofErr w:type="spellEnd"/>
            </w:ins>
          </w:p>
          <w:p w14:paraId="5E88A88C" w14:textId="77777777" w:rsidR="00625B39" w:rsidRPr="00625B39" w:rsidRDefault="00625B39" w:rsidP="00625B39">
            <w:pPr>
              <w:pBdr>
                <w:top w:val="none" w:sz="0" w:space="0" w:color="auto"/>
                <w:left w:val="none" w:sz="0" w:space="0" w:color="auto"/>
                <w:bottom w:val="none" w:sz="0" w:space="0" w:color="auto"/>
                <w:right w:val="none" w:sz="0" w:space="0" w:color="auto"/>
                <w:between w:val="none" w:sz="0" w:space="0" w:color="auto"/>
              </w:pBdr>
              <w:rPr>
                <w:ins w:id="561" w:author="COUTIN Stéphane" w:date="2023-10-19T15:38:00Z"/>
                <w:rFonts w:ascii="Segoe UI" w:eastAsia="Times New Roman" w:hAnsi="Segoe UI" w:cs="Segoe UI"/>
                <w:color w:val="172B4D"/>
                <w:sz w:val="21"/>
                <w:szCs w:val="21"/>
                <w:lang w:val="en-GB" w:eastAsia="fr-FR"/>
              </w:rPr>
            </w:pPr>
            <w:ins w:id="562" w:author="COUTIN Stéphane" w:date="2023-10-19T15:38:00Z">
              <w:r w:rsidRPr="00625B39">
                <w:rPr>
                  <w:rFonts w:ascii="Segoe UI" w:eastAsia="Times New Roman" w:hAnsi="Segoe UI" w:cs="Segoe UI"/>
                  <w:color w:val="172B4D"/>
                  <w:sz w:val="21"/>
                  <w:szCs w:val="21"/>
                  <w:lang w:val="en-GB" w:eastAsia="fr-FR"/>
                </w:rPr>
                <w:t>FROM</w:t>
              </w:r>
            </w:ins>
          </w:p>
          <w:p w14:paraId="3BB6DF52" w14:textId="77777777" w:rsidR="00625B39" w:rsidRPr="00625B39" w:rsidRDefault="00625B39" w:rsidP="00625B39">
            <w:pPr>
              <w:pBdr>
                <w:top w:val="none" w:sz="0" w:space="0" w:color="auto"/>
                <w:left w:val="none" w:sz="0" w:space="0" w:color="auto"/>
                <w:bottom w:val="none" w:sz="0" w:space="0" w:color="auto"/>
                <w:right w:val="none" w:sz="0" w:space="0" w:color="auto"/>
                <w:between w:val="none" w:sz="0" w:space="0" w:color="auto"/>
              </w:pBdr>
              <w:rPr>
                <w:ins w:id="563" w:author="COUTIN Stéphane" w:date="2023-10-19T15:38:00Z"/>
                <w:rFonts w:ascii="Segoe UI" w:eastAsia="Times New Roman" w:hAnsi="Segoe UI" w:cs="Segoe UI"/>
                <w:color w:val="172B4D"/>
                <w:sz w:val="21"/>
                <w:szCs w:val="21"/>
                <w:lang w:val="en-GB" w:eastAsia="fr-FR"/>
              </w:rPr>
            </w:pPr>
            <w:proofErr w:type="spellStart"/>
            <w:ins w:id="564" w:author="COUTIN Stéphane" w:date="2023-10-19T15:38:00Z">
              <w:r w:rsidRPr="00625B39">
                <w:rPr>
                  <w:rFonts w:ascii="Segoe UI" w:eastAsia="Times New Roman" w:hAnsi="Segoe UI" w:cs="Segoe UI"/>
                  <w:color w:val="172B4D"/>
                  <w:sz w:val="21"/>
                  <w:szCs w:val="21"/>
                  <w:lang w:val="en-GB" w:eastAsia="fr-FR"/>
                </w:rPr>
                <w:t>information_</w:t>
              </w:r>
              <w:proofErr w:type="gramStart"/>
              <w:r w:rsidRPr="00625B39">
                <w:rPr>
                  <w:rFonts w:ascii="Segoe UI" w:eastAsia="Times New Roman" w:hAnsi="Segoe UI" w:cs="Segoe UI"/>
                  <w:color w:val="172B4D"/>
                  <w:sz w:val="21"/>
                  <w:szCs w:val="21"/>
                  <w:lang w:val="en-GB" w:eastAsia="fr-FR"/>
                </w:rPr>
                <w:t>schema.columns</w:t>
              </w:r>
              <w:proofErr w:type="spellEnd"/>
              <w:proofErr w:type="gramEnd"/>
              <w:r w:rsidRPr="00625B39">
                <w:rPr>
                  <w:rFonts w:ascii="Segoe UI" w:eastAsia="Times New Roman" w:hAnsi="Segoe UI" w:cs="Segoe UI"/>
                  <w:color w:val="172B4D"/>
                  <w:sz w:val="21"/>
                  <w:szCs w:val="21"/>
                  <w:lang w:val="en-GB" w:eastAsia="fr-FR"/>
                </w:rPr>
                <w:t xml:space="preserve"> </w:t>
              </w:r>
              <w:proofErr w:type="spellStart"/>
              <w:r w:rsidRPr="00625B39">
                <w:rPr>
                  <w:rFonts w:ascii="Segoe UI" w:eastAsia="Times New Roman" w:hAnsi="Segoe UI" w:cs="Segoe UI"/>
                  <w:color w:val="172B4D"/>
                  <w:sz w:val="21"/>
                  <w:szCs w:val="21"/>
                  <w:lang w:val="en-GB" w:eastAsia="fr-FR"/>
                </w:rPr>
                <w:t>isc</w:t>
              </w:r>
              <w:proofErr w:type="spellEnd"/>
            </w:ins>
          </w:p>
          <w:p w14:paraId="71A22C2C" w14:textId="77777777" w:rsidR="00625B39" w:rsidRPr="00625B39" w:rsidRDefault="00625B39" w:rsidP="00625B39">
            <w:pPr>
              <w:pBdr>
                <w:top w:val="none" w:sz="0" w:space="0" w:color="auto"/>
                <w:left w:val="none" w:sz="0" w:space="0" w:color="auto"/>
                <w:bottom w:val="none" w:sz="0" w:space="0" w:color="auto"/>
                <w:right w:val="none" w:sz="0" w:space="0" w:color="auto"/>
                <w:between w:val="none" w:sz="0" w:space="0" w:color="auto"/>
              </w:pBdr>
              <w:rPr>
                <w:ins w:id="565" w:author="COUTIN Stéphane" w:date="2023-10-19T15:38:00Z"/>
                <w:rFonts w:ascii="Segoe UI" w:eastAsia="Times New Roman" w:hAnsi="Segoe UI" w:cs="Segoe UI"/>
                <w:color w:val="172B4D"/>
                <w:sz w:val="21"/>
                <w:szCs w:val="21"/>
                <w:lang w:val="en-GB" w:eastAsia="fr-FR"/>
              </w:rPr>
            </w:pPr>
            <w:ins w:id="566" w:author="COUTIN Stéphane" w:date="2023-10-19T15:38:00Z">
              <w:r w:rsidRPr="00625B39">
                <w:rPr>
                  <w:rFonts w:ascii="Segoe UI" w:eastAsia="Times New Roman" w:hAnsi="Segoe UI" w:cs="Segoe UI"/>
                  <w:color w:val="172B4D"/>
                  <w:sz w:val="21"/>
                  <w:szCs w:val="21"/>
                  <w:lang w:val="en-GB" w:eastAsia="fr-FR"/>
                </w:rPr>
                <w:t>WHERE</w:t>
              </w:r>
            </w:ins>
          </w:p>
          <w:p w14:paraId="75857696" w14:textId="77777777" w:rsidR="00625B39" w:rsidRPr="00625B39" w:rsidRDefault="00625B39" w:rsidP="00625B39">
            <w:pPr>
              <w:pBdr>
                <w:top w:val="none" w:sz="0" w:space="0" w:color="auto"/>
                <w:left w:val="none" w:sz="0" w:space="0" w:color="auto"/>
                <w:bottom w:val="none" w:sz="0" w:space="0" w:color="auto"/>
                <w:right w:val="none" w:sz="0" w:space="0" w:color="auto"/>
                <w:between w:val="none" w:sz="0" w:space="0" w:color="auto"/>
              </w:pBdr>
              <w:rPr>
                <w:ins w:id="567" w:author="COUTIN Stéphane" w:date="2023-10-19T15:38:00Z"/>
                <w:rFonts w:ascii="Segoe UI" w:eastAsia="Times New Roman" w:hAnsi="Segoe UI" w:cs="Segoe UI"/>
                <w:color w:val="172B4D"/>
                <w:sz w:val="21"/>
                <w:szCs w:val="21"/>
                <w:lang w:val="en-GB" w:eastAsia="fr-FR"/>
              </w:rPr>
            </w:pPr>
            <w:proofErr w:type="spellStart"/>
            <w:proofErr w:type="gramStart"/>
            <w:ins w:id="568" w:author="COUTIN Stéphane" w:date="2023-10-19T15:38:00Z">
              <w:r w:rsidRPr="00625B39">
                <w:rPr>
                  <w:rFonts w:ascii="Segoe UI" w:eastAsia="Times New Roman" w:hAnsi="Segoe UI" w:cs="Segoe UI"/>
                  <w:color w:val="172B4D"/>
                  <w:sz w:val="21"/>
                  <w:szCs w:val="21"/>
                  <w:lang w:val="en-GB" w:eastAsia="fr-FR"/>
                </w:rPr>
                <w:t>isc.table</w:t>
              </w:r>
              <w:proofErr w:type="gramEnd"/>
              <w:r w:rsidRPr="00625B39">
                <w:rPr>
                  <w:rFonts w:ascii="Segoe UI" w:eastAsia="Times New Roman" w:hAnsi="Segoe UI" w:cs="Segoe UI"/>
                  <w:color w:val="172B4D"/>
                  <w:sz w:val="21"/>
                  <w:szCs w:val="21"/>
                  <w:lang w:val="en-GB" w:eastAsia="fr-FR"/>
                </w:rPr>
                <w:t>_schema</w:t>
              </w:r>
              <w:proofErr w:type="spellEnd"/>
              <w:r w:rsidRPr="00625B39">
                <w:rPr>
                  <w:rFonts w:ascii="Segoe UI" w:eastAsia="Times New Roman" w:hAnsi="Segoe UI" w:cs="Segoe UI"/>
                  <w:color w:val="172B4D"/>
                  <w:sz w:val="21"/>
                  <w:szCs w:val="21"/>
                  <w:lang w:val="en-GB" w:eastAsia="fr-FR"/>
                </w:rPr>
                <w:t xml:space="preserve"> like 'schema\_%'</w:t>
              </w:r>
            </w:ins>
          </w:p>
          <w:p w14:paraId="1C235A32" w14:textId="77777777" w:rsidR="00625B39" w:rsidRPr="00625B39" w:rsidRDefault="00625B39" w:rsidP="00625B39">
            <w:pPr>
              <w:pBdr>
                <w:top w:val="none" w:sz="0" w:space="0" w:color="auto"/>
                <w:left w:val="none" w:sz="0" w:space="0" w:color="auto"/>
                <w:bottom w:val="none" w:sz="0" w:space="0" w:color="auto"/>
                <w:right w:val="none" w:sz="0" w:space="0" w:color="auto"/>
                <w:between w:val="none" w:sz="0" w:space="0" w:color="auto"/>
              </w:pBdr>
              <w:rPr>
                <w:ins w:id="569" w:author="COUTIN Stéphane" w:date="2023-10-19T15:38:00Z"/>
                <w:rFonts w:ascii="Segoe UI" w:eastAsia="Times New Roman" w:hAnsi="Segoe UI" w:cs="Segoe UI"/>
                <w:color w:val="172B4D"/>
                <w:sz w:val="21"/>
                <w:szCs w:val="21"/>
                <w:lang w:val="en-GB" w:eastAsia="fr-FR"/>
              </w:rPr>
            </w:pPr>
            <w:ins w:id="570" w:author="COUTIN Stéphane" w:date="2023-10-19T15:38:00Z">
              <w:r w:rsidRPr="00625B39">
                <w:rPr>
                  <w:rFonts w:ascii="Segoe UI" w:eastAsia="Times New Roman" w:hAnsi="Segoe UI" w:cs="Segoe UI"/>
                  <w:color w:val="172B4D"/>
                  <w:sz w:val="21"/>
                  <w:szCs w:val="21"/>
                  <w:lang w:val="en-GB" w:eastAsia="fr-FR"/>
                </w:rPr>
                <w:t xml:space="preserve">and </w:t>
              </w:r>
              <w:proofErr w:type="spellStart"/>
              <w:proofErr w:type="gramStart"/>
              <w:r w:rsidRPr="00625B39">
                <w:rPr>
                  <w:rFonts w:ascii="Segoe UI" w:eastAsia="Times New Roman" w:hAnsi="Segoe UI" w:cs="Segoe UI"/>
                  <w:color w:val="172B4D"/>
                  <w:sz w:val="21"/>
                  <w:szCs w:val="21"/>
                  <w:lang w:val="en-GB" w:eastAsia="fr-FR"/>
                </w:rPr>
                <w:t>isc.table</w:t>
              </w:r>
              <w:proofErr w:type="gramEnd"/>
              <w:r w:rsidRPr="00625B39">
                <w:rPr>
                  <w:rFonts w:ascii="Segoe UI" w:eastAsia="Times New Roman" w:hAnsi="Segoe UI" w:cs="Segoe UI"/>
                  <w:color w:val="172B4D"/>
                  <w:sz w:val="21"/>
                  <w:szCs w:val="21"/>
                  <w:lang w:val="en-GB" w:eastAsia="fr-FR"/>
                </w:rPr>
                <w:t>_name</w:t>
              </w:r>
              <w:proofErr w:type="spellEnd"/>
              <w:r w:rsidRPr="00625B39">
                <w:rPr>
                  <w:rFonts w:ascii="Segoe UI" w:eastAsia="Times New Roman" w:hAnsi="Segoe UI" w:cs="Segoe UI"/>
                  <w:color w:val="172B4D"/>
                  <w:sz w:val="21"/>
                  <w:szCs w:val="21"/>
                  <w:lang w:val="en-GB" w:eastAsia="fr-FR"/>
                </w:rPr>
                <w:t xml:space="preserve"> not like '\_%'</w:t>
              </w:r>
            </w:ins>
          </w:p>
          <w:p w14:paraId="2FD9CD08" w14:textId="1347F3D4" w:rsidR="008530CB" w:rsidRDefault="00625B39" w:rsidP="00625B39">
            <w:pPr>
              <w:pBdr>
                <w:top w:val="none" w:sz="0" w:space="0" w:color="auto"/>
                <w:left w:val="none" w:sz="0" w:space="0" w:color="auto"/>
                <w:bottom w:val="none" w:sz="0" w:space="0" w:color="auto"/>
                <w:right w:val="none" w:sz="0" w:space="0" w:color="auto"/>
                <w:between w:val="none" w:sz="0" w:space="0" w:color="auto"/>
              </w:pBdr>
              <w:rPr>
                <w:lang w:val="en-GB"/>
              </w:rPr>
            </w:pPr>
            <w:ins w:id="571" w:author="COUTIN Stéphane" w:date="2023-10-19T15:38:00Z">
              <w:r w:rsidRPr="00625B39">
                <w:rPr>
                  <w:rFonts w:ascii="Segoe UI" w:eastAsia="Times New Roman" w:hAnsi="Segoe UI" w:cs="Segoe UI"/>
                  <w:color w:val="172B4D"/>
                  <w:sz w:val="21"/>
                  <w:szCs w:val="21"/>
                  <w:lang w:val="en-GB" w:eastAsia="fr-FR"/>
                </w:rPr>
                <w:t>order by 1,2,4</w:t>
              </w:r>
            </w:ins>
            <w:del w:id="572" w:author="COUTIN Stéphane" w:date="2023-10-19T15:38:00Z">
              <w:r w:rsidR="008530CB" w:rsidRPr="008530CB" w:rsidDel="00625B39">
                <w:rPr>
                  <w:rFonts w:ascii="Segoe UI" w:eastAsia="Times New Roman" w:hAnsi="Segoe UI" w:cs="Segoe UI"/>
                  <w:color w:val="172B4D"/>
                  <w:sz w:val="21"/>
                  <w:szCs w:val="21"/>
                  <w:lang w:val="en-GB" w:eastAsia="fr-FR"/>
                </w:rPr>
                <w:delText>SELECT</w:delText>
              </w:r>
              <w:r w:rsidR="008530CB" w:rsidRPr="008530CB" w:rsidDel="00625B39">
                <w:rPr>
                  <w:rFonts w:ascii="Segoe UI" w:eastAsia="Times New Roman" w:hAnsi="Segoe UI" w:cs="Segoe UI"/>
                  <w:color w:val="172B4D"/>
                  <w:sz w:val="21"/>
                  <w:szCs w:val="21"/>
                  <w:lang w:val="en-GB" w:eastAsia="fr-FR"/>
                </w:rPr>
                <w:br/>
                <w:delText>isc.table_name,</w:delText>
              </w:r>
              <w:r w:rsidR="008530CB" w:rsidRPr="008530CB" w:rsidDel="00625B39">
                <w:rPr>
                  <w:rFonts w:ascii="Segoe UI" w:eastAsia="Times New Roman" w:hAnsi="Segoe UI" w:cs="Segoe UI"/>
                  <w:color w:val="172B4D"/>
                  <w:sz w:val="21"/>
                  <w:szCs w:val="21"/>
                  <w:lang w:val="en-GB" w:eastAsia="fr-FR"/>
                </w:rPr>
                <w:br/>
                <w:delText>obj_description(format('%s.%s',isc.table_schema,isc.table_name)::regclass::oid, 'pg_class') as table_description,</w:delText>
              </w:r>
              <w:r w:rsidR="008530CB" w:rsidRPr="008530CB" w:rsidDel="00625B39">
                <w:rPr>
                  <w:rFonts w:ascii="Segoe UI" w:eastAsia="Times New Roman" w:hAnsi="Segoe UI" w:cs="Segoe UI"/>
                  <w:color w:val="172B4D"/>
                  <w:sz w:val="21"/>
                  <w:szCs w:val="21"/>
                  <w:lang w:val="en-GB" w:eastAsia="fr-FR"/>
                </w:rPr>
                <w:br/>
                <w:delText>isc.column_name,</w:delText>
              </w:r>
              <w:r w:rsidR="008530CB" w:rsidRPr="008530CB" w:rsidDel="00625B39">
                <w:rPr>
                  <w:rFonts w:ascii="Segoe UI" w:eastAsia="Times New Roman" w:hAnsi="Segoe UI" w:cs="Segoe UI"/>
                  <w:color w:val="172B4D"/>
                  <w:sz w:val="21"/>
                  <w:szCs w:val="21"/>
                  <w:lang w:val="en-GB" w:eastAsia="fr-FR"/>
                </w:rPr>
                <w:br/>
                <w:delText>isc.data_type,</w:delText>
              </w:r>
              <w:r w:rsidR="008530CB" w:rsidRPr="008530CB" w:rsidDel="00625B39">
                <w:rPr>
                  <w:rFonts w:ascii="Segoe UI" w:eastAsia="Times New Roman" w:hAnsi="Segoe UI" w:cs="Segoe UI"/>
                  <w:color w:val="172B4D"/>
                  <w:sz w:val="21"/>
                  <w:szCs w:val="21"/>
                  <w:lang w:val="en-GB" w:eastAsia="fr-FR"/>
                </w:rPr>
                <w:br/>
                <w:delText>isc.character_maximum_length,</w:delText>
              </w:r>
              <w:r w:rsidR="008530CB" w:rsidRPr="008530CB" w:rsidDel="00625B39">
                <w:rPr>
                  <w:rFonts w:ascii="Segoe UI" w:eastAsia="Times New Roman" w:hAnsi="Segoe UI" w:cs="Segoe UI"/>
                  <w:color w:val="172B4D"/>
                  <w:sz w:val="21"/>
                  <w:szCs w:val="21"/>
                  <w:lang w:val="en-GB" w:eastAsia="fr-FR"/>
                </w:rPr>
                <w:br/>
                <w:delText>pg_catalog.col_description(format('%s.%s',isc.table_schema,isc.table_name)::regclass::oid,isc.ordinal_position) as column_description</w:delText>
              </w:r>
              <w:r w:rsidR="008530CB" w:rsidRPr="008530CB" w:rsidDel="00625B39">
                <w:rPr>
                  <w:rFonts w:ascii="Segoe UI" w:eastAsia="Times New Roman" w:hAnsi="Segoe UI" w:cs="Segoe UI"/>
                  <w:color w:val="172B4D"/>
                  <w:sz w:val="21"/>
                  <w:szCs w:val="21"/>
                  <w:lang w:val="en-GB" w:eastAsia="fr-FR"/>
                </w:rPr>
                <w:br/>
                <w:delText>FROM</w:delText>
              </w:r>
              <w:r w:rsidR="008530CB" w:rsidRPr="008530CB" w:rsidDel="00625B39">
                <w:rPr>
                  <w:rFonts w:ascii="Segoe UI" w:eastAsia="Times New Roman" w:hAnsi="Segoe UI" w:cs="Segoe UI"/>
                  <w:color w:val="172B4D"/>
                  <w:sz w:val="21"/>
                  <w:szCs w:val="21"/>
                  <w:lang w:val="en-GB" w:eastAsia="fr-FR"/>
                </w:rPr>
                <w:br/>
                <w:delText>information_schema.columns isc</w:delText>
              </w:r>
              <w:r w:rsidR="008530CB" w:rsidRPr="008530CB" w:rsidDel="00625B39">
                <w:rPr>
                  <w:rFonts w:ascii="Segoe UI" w:eastAsia="Times New Roman" w:hAnsi="Segoe UI" w:cs="Segoe UI"/>
                  <w:color w:val="172B4D"/>
                  <w:sz w:val="21"/>
                  <w:szCs w:val="21"/>
                  <w:lang w:val="en-GB" w:eastAsia="fr-FR"/>
                </w:rPr>
                <w:br/>
                <w:delText>WHERE</w:delText>
              </w:r>
              <w:r w:rsidR="008530CB" w:rsidRPr="008530CB" w:rsidDel="00625B39">
                <w:rPr>
                  <w:rFonts w:ascii="Segoe UI" w:eastAsia="Times New Roman" w:hAnsi="Segoe UI" w:cs="Segoe UI"/>
                  <w:color w:val="172B4D"/>
                  <w:sz w:val="21"/>
                  <w:szCs w:val="21"/>
                  <w:lang w:val="en-GB" w:eastAsia="fr-FR"/>
                </w:rPr>
                <w:br/>
                <w:delText>isc.table_schema like 'schema\_%'</w:delText>
              </w:r>
              <w:r w:rsidR="008530CB" w:rsidRPr="008530CB" w:rsidDel="00625B39">
                <w:rPr>
                  <w:rFonts w:ascii="Segoe UI" w:eastAsia="Times New Roman" w:hAnsi="Segoe UI" w:cs="Segoe UI"/>
                  <w:color w:val="172B4D"/>
                  <w:sz w:val="21"/>
                  <w:szCs w:val="21"/>
                  <w:lang w:val="en-GB" w:eastAsia="fr-FR"/>
                </w:rPr>
                <w:br/>
                <w:delText>and isc.table_name not like '\_%'</w:delText>
              </w:r>
              <w:r w:rsidR="008530CB" w:rsidRPr="008530CB" w:rsidDel="00625B39">
                <w:rPr>
                  <w:rFonts w:ascii="Segoe UI" w:eastAsia="Times New Roman" w:hAnsi="Segoe UI" w:cs="Segoe UI"/>
                  <w:color w:val="172B4D"/>
                  <w:sz w:val="21"/>
                  <w:szCs w:val="21"/>
                  <w:lang w:val="en-GB" w:eastAsia="fr-FR"/>
                </w:rPr>
                <w:br/>
                <w:delText>order by 1,3</w:delText>
              </w:r>
            </w:del>
          </w:p>
        </w:tc>
      </w:tr>
    </w:tbl>
    <w:p w14:paraId="48736E19" w14:textId="0F53A195" w:rsidR="00E33BE9" w:rsidRPr="008530CB" w:rsidRDefault="00E33BE9" w:rsidP="00E33BE9">
      <w:pPr>
        <w:rPr>
          <w:lang w:val="en-GB"/>
        </w:rPr>
      </w:pPr>
    </w:p>
    <w:p w14:paraId="156656E2" w14:textId="77777777" w:rsidR="008530CB" w:rsidRPr="008530CB" w:rsidRDefault="008530CB" w:rsidP="008530CB">
      <w:r w:rsidRPr="008530CB">
        <w:lastRenderedPageBreak/>
        <w:t>A noter une requête pour extraire les commentaires des tables uniquement </w:t>
      </w:r>
    </w:p>
    <w:p w14:paraId="121FDB1F" w14:textId="627D831E" w:rsidR="008530CB" w:rsidRPr="00252949" w:rsidRDefault="008530CB" w:rsidP="008530CB"/>
    <w:tbl>
      <w:tblPr>
        <w:tblStyle w:val="Grilledutableau"/>
        <w:tblW w:w="0" w:type="auto"/>
        <w:tblLook w:val="04A0" w:firstRow="1" w:lastRow="0" w:firstColumn="1" w:lastColumn="0" w:noHBand="0" w:noVBand="1"/>
      </w:tblPr>
      <w:tblGrid>
        <w:gridCol w:w="9062"/>
      </w:tblGrid>
      <w:tr w:rsidR="008530CB" w:rsidRPr="00227A87" w14:paraId="06905150" w14:textId="77777777" w:rsidTr="008530CB">
        <w:tc>
          <w:tcPr>
            <w:tcW w:w="9062" w:type="dxa"/>
          </w:tcPr>
          <w:p w14:paraId="31EDB047" w14:textId="041BFC7B" w:rsidR="008530CB" w:rsidRDefault="008530CB" w:rsidP="00E33BE9">
            <w:pPr>
              <w:pBdr>
                <w:top w:val="none" w:sz="0" w:space="0" w:color="auto"/>
                <w:left w:val="none" w:sz="0" w:space="0" w:color="auto"/>
                <w:bottom w:val="none" w:sz="0" w:space="0" w:color="auto"/>
                <w:right w:val="none" w:sz="0" w:space="0" w:color="auto"/>
                <w:between w:val="none" w:sz="0" w:space="0" w:color="auto"/>
              </w:pBdr>
              <w:rPr>
                <w:lang w:val="en-GB"/>
              </w:rPr>
            </w:pPr>
            <w:r w:rsidRPr="008530CB">
              <w:rPr>
                <w:lang w:val="en-GB"/>
              </w:rPr>
              <w:t xml:space="preserve">SELECT </w:t>
            </w:r>
            <w:proofErr w:type="spellStart"/>
            <w:r w:rsidRPr="008530CB">
              <w:rPr>
                <w:lang w:val="en-GB"/>
              </w:rPr>
              <w:t>relname</w:t>
            </w:r>
            <w:proofErr w:type="spellEnd"/>
            <w:r w:rsidRPr="008530CB">
              <w:rPr>
                <w:lang w:val="en-GB"/>
              </w:rPr>
              <w:t xml:space="preserve"> as </w:t>
            </w:r>
            <w:proofErr w:type="spellStart"/>
            <w:r w:rsidRPr="008530CB">
              <w:rPr>
                <w:lang w:val="en-GB"/>
              </w:rPr>
              <w:t>nom_</w:t>
            </w:r>
            <w:proofErr w:type="gramStart"/>
            <w:r w:rsidRPr="008530CB">
              <w:rPr>
                <w:lang w:val="en-GB"/>
              </w:rPr>
              <w:t>table,obj</w:t>
            </w:r>
            <w:proofErr w:type="gramEnd"/>
            <w:r w:rsidRPr="008530CB">
              <w:rPr>
                <w:lang w:val="en-GB"/>
              </w:rPr>
              <w:t>_description</w:t>
            </w:r>
            <w:proofErr w:type="spellEnd"/>
            <w:r w:rsidRPr="008530CB">
              <w:rPr>
                <w:lang w:val="en-GB"/>
              </w:rPr>
              <w:t>(</w:t>
            </w:r>
            <w:proofErr w:type="spellStart"/>
            <w:r w:rsidRPr="008530CB">
              <w:rPr>
                <w:lang w:val="en-GB"/>
              </w:rPr>
              <w:t>oid</w:t>
            </w:r>
            <w:proofErr w:type="spellEnd"/>
            <w:r w:rsidRPr="008530CB">
              <w:rPr>
                <w:lang w:val="en-GB"/>
              </w:rPr>
              <w:t>) as description</w:t>
            </w:r>
            <w:r w:rsidRPr="008530CB">
              <w:rPr>
                <w:lang w:val="en-GB"/>
              </w:rPr>
              <w:br/>
              <w:t xml:space="preserve">FROM </w:t>
            </w:r>
            <w:proofErr w:type="spellStart"/>
            <w:r w:rsidRPr="008530CB">
              <w:rPr>
                <w:lang w:val="en-GB"/>
              </w:rPr>
              <w:t>pg_class</w:t>
            </w:r>
            <w:proofErr w:type="spellEnd"/>
            <w:r w:rsidRPr="008530CB">
              <w:rPr>
                <w:lang w:val="en-GB"/>
              </w:rPr>
              <w:br/>
              <w:t>WHERE</w:t>
            </w:r>
            <w:r w:rsidRPr="008530CB">
              <w:rPr>
                <w:lang w:val="en-GB"/>
              </w:rPr>
              <w:br/>
            </w:r>
            <w:proofErr w:type="spellStart"/>
            <w:r w:rsidRPr="008530CB">
              <w:rPr>
                <w:lang w:val="en-GB"/>
              </w:rPr>
              <w:t>relkind</w:t>
            </w:r>
            <w:proofErr w:type="spellEnd"/>
            <w:r w:rsidRPr="008530CB">
              <w:rPr>
                <w:lang w:val="en-GB"/>
              </w:rPr>
              <w:t xml:space="preserve"> = 'r'</w:t>
            </w:r>
            <w:r w:rsidRPr="008530CB">
              <w:rPr>
                <w:lang w:val="en-GB"/>
              </w:rPr>
              <w:br/>
              <w:t xml:space="preserve">AND </w:t>
            </w:r>
            <w:proofErr w:type="spellStart"/>
            <w:r w:rsidRPr="008530CB">
              <w:rPr>
                <w:lang w:val="en-GB"/>
              </w:rPr>
              <w:t>relname</w:t>
            </w:r>
            <w:proofErr w:type="spellEnd"/>
            <w:r w:rsidRPr="008530CB">
              <w:rPr>
                <w:lang w:val="en-GB"/>
              </w:rPr>
              <w:t xml:space="preserve"> not like '</w:t>
            </w:r>
            <w:proofErr w:type="spellStart"/>
            <w:r w:rsidRPr="008530CB">
              <w:rPr>
                <w:lang w:val="en-GB"/>
              </w:rPr>
              <w:t>pg</w:t>
            </w:r>
            <w:proofErr w:type="spellEnd"/>
            <w:r w:rsidRPr="008530CB">
              <w:rPr>
                <w:lang w:val="en-GB"/>
              </w:rPr>
              <w:t>\_%'</w:t>
            </w:r>
            <w:r w:rsidRPr="008530CB">
              <w:rPr>
                <w:lang w:val="en-GB"/>
              </w:rPr>
              <w:br/>
              <w:t xml:space="preserve">AND </w:t>
            </w:r>
            <w:proofErr w:type="spellStart"/>
            <w:r w:rsidRPr="008530CB">
              <w:rPr>
                <w:lang w:val="en-GB"/>
              </w:rPr>
              <w:t>relname</w:t>
            </w:r>
            <w:proofErr w:type="spellEnd"/>
            <w:r w:rsidRPr="008530CB">
              <w:rPr>
                <w:lang w:val="en-GB"/>
              </w:rPr>
              <w:t xml:space="preserve"> not like '</w:t>
            </w:r>
            <w:proofErr w:type="spellStart"/>
            <w:r w:rsidRPr="008530CB">
              <w:rPr>
                <w:lang w:val="en-GB"/>
              </w:rPr>
              <w:t>sql</w:t>
            </w:r>
            <w:proofErr w:type="spellEnd"/>
            <w:r w:rsidRPr="008530CB">
              <w:rPr>
                <w:lang w:val="en-GB"/>
              </w:rPr>
              <w:t>\_%'</w:t>
            </w:r>
            <w:r w:rsidRPr="008530CB">
              <w:rPr>
                <w:lang w:val="en-GB"/>
              </w:rPr>
              <w:br/>
              <w:t xml:space="preserve">AND </w:t>
            </w:r>
            <w:proofErr w:type="spellStart"/>
            <w:r w:rsidRPr="008530CB">
              <w:rPr>
                <w:lang w:val="en-GB"/>
              </w:rPr>
              <w:t>relname</w:t>
            </w:r>
            <w:proofErr w:type="spellEnd"/>
            <w:r w:rsidRPr="008530CB">
              <w:rPr>
                <w:lang w:val="en-GB"/>
              </w:rPr>
              <w:t xml:space="preserve"> not like '\__%'</w:t>
            </w:r>
            <w:r w:rsidRPr="008530CB">
              <w:rPr>
                <w:lang w:val="en-GB"/>
              </w:rPr>
              <w:br/>
              <w:t xml:space="preserve">ORDER BY </w:t>
            </w:r>
            <w:proofErr w:type="spellStart"/>
            <w:r w:rsidRPr="008530CB">
              <w:rPr>
                <w:lang w:val="en-GB"/>
              </w:rPr>
              <w:t>relname</w:t>
            </w:r>
            <w:proofErr w:type="spellEnd"/>
          </w:p>
        </w:tc>
      </w:tr>
    </w:tbl>
    <w:p w14:paraId="166A8535" w14:textId="08F30614" w:rsidR="00E33BE9" w:rsidRPr="005C4E8D" w:rsidRDefault="00686196" w:rsidP="00686196">
      <w:pPr>
        <w:pStyle w:val="Titre2"/>
        <w:rPr>
          <w:rPrChange w:id="573" w:author="COUTIN Stéphane" w:date="2023-10-18T09:43:00Z">
            <w:rPr>
              <w:lang w:val="en-GB"/>
            </w:rPr>
          </w:rPrChange>
        </w:rPr>
      </w:pPr>
      <w:bookmarkStart w:id="574" w:name="_Toc140654484"/>
      <w:bookmarkStart w:id="575" w:name="_Toc148623133"/>
      <w:r w:rsidRPr="005C4E8D">
        <w:rPr>
          <w:rPrChange w:id="576" w:author="COUTIN Stéphane" w:date="2023-10-18T09:43:00Z">
            <w:rPr>
              <w:lang w:val="en-GB"/>
            </w:rPr>
          </w:rPrChange>
        </w:rPr>
        <w:t>Conseils pour l’écriture de requêtes</w:t>
      </w:r>
      <w:bookmarkEnd w:id="574"/>
      <w:bookmarkEnd w:id="575"/>
    </w:p>
    <w:p w14:paraId="6E3CDFB1" w14:textId="6BB9D5BD" w:rsidR="00686196" w:rsidRPr="005C4E8D" w:rsidRDefault="00686196" w:rsidP="00686196">
      <w:pPr>
        <w:rPr>
          <w:rPrChange w:id="577" w:author="COUTIN Stéphane" w:date="2023-10-18T09:43:00Z">
            <w:rPr>
              <w:lang w:val="en-GB"/>
            </w:rPr>
          </w:rPrChange>
        </w:rPr>
      </w:pPr>
    </w:p>
    <w:p w14:paraId="5349A6AD" w14:textId="3F15A0AF" w:rsidR="00897EE5" w:rsidRDefault="00897EE5" w:rsidP="00686196">
      <w:r w:rsidRPr="00897EE5">
        <w:t>Ces conseils et exemples s</w:t>
      </w:r>
      <w:r>
        <w:t xml:space="preserve">’appliquent à la version </w:t>
      </w:r>
      <w:del w:id="578" w:author="COUTIN Stéphane" w:date="2023-10-18T09:44:00Z">
        <w:r w:rsidDel="005C4E8D">
          <w:delText xml:space="preserve">21 </w:delText>
        </w:r>
      </w:del>
      <w:ins w:id="579" w:author="COUTIN Stéphane" w:date="2023-10-18T09:44:00Z">
        <w:r w:rsidR="005C4E8D">
          <w:t xml:space="preserve">22 </w:t>
        </w:r>
      </w:ins>
      <w:r>
        <w:t>de PEGASE.</w:t>
      </w:r>
    </w:p>
    <w:p w14:paraId="7C43BC36" w14:textId="4D2DA3FE" w:rsidR="00FF7E85" w:rsidRPr="00FF7E85" w:rsidRDefault="00FF7E85" w:rsidP="00FF7E85"/>
    <w:tbl>
      <w:tblPr>
        <w:tblW w:w="0" w:type="auto"/>
        <w:tblCellMar>
          <w:left w:w="0" w:type="dxa"/>
          <w:right w:w="0" w:type="dxa"/>
        </w:tblCellMar>
        <w:tblLook w:val="04A0" w:firstRow="1" w:lastRow="0" w:firstColumn="1" w:lastColumn="0" w:noHBand="0" w:noVBand="1"/>
      </w:tblPr>
      <w:tblGrid>
        <w:gridCol w:w="2432"/>
        <w:gridCol w:w="6624"/>
      </w:tblGrid>
      <w:tr w:rsidR="00FF7E85" w:rsidRPr="00FF7E85" w14:paraId="716E5755" w14:textId="77777777" w:rsidTr="00FF7E85">
        <w:trPr>
          <w:tblHeader/>
        </w:trPr>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14:paraId="4D9864CB" w14:textId="77777777" w:rsidR="00FF7E85" w:rsidRPr="00FF7E85" w:rsidRDefault="00FF7E85" w:rsidP="00FF7E85">
            <w:pPr>
              <w:rPr>
                <w:b/>
                <w:bCs/>
              </w:rPr>
            </w:pPr>
            <w:r w:rsidRPr="00FF7E85">
              <w:rPr>
                <w:b/>
                <w:bCs/>
              </w:rPr>
              <w:t>Titre</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14:paraId="6A5F9F47" w14:textId="77777777" w:rsidR="00FF7E85" w:rsidRPr="00FF7E85" w:rsidRDefault="00FF7E85" w:rsidP="00FF7E85">
            <w:pPr>
              <w:rPr>
                <w:b/>
                <w:bCs/>
              </w:rPr>
            </w:pPr>
            <w:r w:rsidRPr="00FF7E85">
              <w:rPr>
                <w:b/>
                <w:bCs/>
              </w:rPr>
              <w:t>Contenu</w:t>
            </w:r>
          </w:p>
        </w:tc>
      </w:tr>
      <w:tr w:rsidR="00FF7E85" w:rsidRPr="00FF7E85" w14:paraId="733D93A6" w14:textId="77777777" w:rsidTr="00FF7E85">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31195157" w14:textId="77777777" w:rsidR="00FF7E85" w:rsidRPr="00FF7E85" w:rsidRDefault="00FF7E85" w:rsidP="00FF7E85">
            <w:r w:rsidRPr="00FF7E85">
              <w:t>Champs code et code_</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33523B04" w14:textId="77777777" w:rsidR="00FF7E85" w:rsidRPr="00FF7E85" w:rsidRDefault="00FF7E85" w:rsidP="00FF7E85">
            <w:r w:rsidRPr="00FF7E85">
              <w:t xml:space="preserve">Les champs code sont utilisés en général en tant que clé fonctionnelle d'éléments. Les règles de nommage en </w:t>
            </w:r>
            <w:proofErr w:type="spellStart"/>
            <w:r w:rsidRPr="00FF7E85">
              <w:t>bdd</w:t>
            </w:r>
            <w:proofErr w:type="spellEnd"/>
            <w:r w:rsidRPr="00FF7E85">
              <w:t xml:space="preserve"> sont de nommer code le champs clé fonctionnelle d'un élément (ex : </w:t>
            </w:r>
            <w:proofErr w:type="spellStart"/>
            <w:proofErr w:type="gramStart"/>
            <w:r w:rsidRPr="00FF7E85">
              <w:t>apprenant.code</w:t>
            </w:r>
            <w:proofErr w:type="spellEnd"/>
            <w:proofErr w:type="gramEnd"/>
            <w:r w:rsidRPr="00FF7E85">
              <w:t>) et '</w:t>
            </w:r>
            <w:proofErr w:type="spellStart"/>
            <w:r w:rsidRPr="00FF7E85">
              <w:t>code_nomTable</w:t>
            </w:r>
            <w:proofErr w:type="spellEnd"/>
            <w:r w:rsidRPr="00FF7E85">
              <w:t xml:space="preserve">' la clé fonctionnelle d'une table liée (exemple </w:t>
            </w:r>
            <w:proofErr w:type="spellStart"/>
            <w:r w:rsidRPr="00FF7E85">
              <w:t>contact.code_apprenant</w:t>
            </w:r>
            <w:proofErr w:type="spellEnd"/>
            <w:r w:rsidRPr="00FF7E85">
              <w:t>).</w:t>
            </w:r>
          </w:p>
          <w:p w14:paraId="74AEDC12" w14:textId="3BD0D53B" w:rsidR="00FF7E85" w:rsidRPr="00FF7E85" w:rsidRDefault="00FF7E85" w:rsidP="00FF7E85">
            <w:r w:rsidRPr="00FF7E85">
              <w:t>Dans le modèle de données métier, afin de facilit</w:t>
            </w:r>
            <w:r>
              <w:t>er</w:t>
            </w:r>
            <w:r w:rsidRPr="00FF7E85">
              <w:t xml:space="preserve"> la compréhension nous nommerons toujours le champ code par '</w:t>
            </w:r>
            <w:proofErr w:type="spellStart"/>
            <w:r w:rsidRPr="00FF7E85">
              <w:t>code_nomObjet</w:t>
            </w:r>
            <w:proofErr w:type="spellEnd"/>
            <w:r w:rsidRPr="00FF7E85">
              <w:t>'.</w:t>
            </w:r>
          </w:p>
        </w:tc>
      </w:tr>
      <w:tr w:rsidR="00FF7E85" w:rsidRPr="00FF7E85" w14:paraId="1FEDEC66" w14:textId="77777777" w:rsidTr="00FF7E85">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1C5643EA" w14:textId="77777777" w:rsidR="00FF7E85" w:rsidRPr="00FF7E85" w:rsidRDefault="00FF7E85" w:rsidP="00FF7E85">
            <w:r w:rsidRPr="00FF7E85">
              <w:t>Champs id et id_*</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34781E2F" w14:textId="77777777" w:rsidR="00FF7E85" w:rsidRPr="00FF7E85" w:rsidRDefault="00FF7E85" w:rsidP="00FF7E85">
            <w:r w:rsidRPr="00FF7E85">
              <w:t>De nombreuses tables possèdent un champ id qui est la clé primaire. Ces champs sont attribués automatiquement par le SGBD et sont basés sur des séquences.</w:t>
            </w:r>
          </w:p>
          <w:p w14:paraId="7F2AB10F" w14:textId="77777777" w:rsidR="00FF7E85" w:rsidRPr="00FF7E85" w:rsidRDefault="00FF7E85" w:rsidP="00FF7E85">
            <w:r w:rsidRPr="00FF7E85">
              <w:t>A l'intérieur d'un même schéma ils sont utilisés en tant que FK, et peuvent donc être utilisés pour réaliser des jointures efficaces.</w:t>
            </w:r>
          </w:p>
          <w:p w14:paraId="23D7914D" w14:textId="77777777" w:rsidR="00FF7E85" w:rsidRPr="00FF7E85" w:rsidRDefault="00FF7E85" w:rsidP="00FF7E85">
            <w:r w:rsidRPr="00FF7E85">
              <w:t>ATTENTION : leur valeur n'est pas préservée au travers des divers schémas. De ce fait il ne faut pas les utiliser pour réaliser une jointure entre deux tables n'appartenant pas au même schéma. Il faudra utiliser les clés fonctionnelles.</w:t>
            </w:r>
          </w:p>
        </w:tc>
      </w:tr>
      <w:tr w:rsidR="00FF7E85" w:rsidRPr="00FF7E85" w14:paraId="66F3B545" w14:textId="77777777" w:rsidTr="00FF7E85">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0592CC17" w14:textId="77777777" w:rsidR="00FF7E85" w:rsidRPr="00FF7E85" w:rsidRDefault="00FF7E85" w:rsidP="00FF7E85">
            <w:r w:rsidRPr="00FF7E85">
              <w:t xml:space="preserve">Champs </w:t>
            </w:r>
            <w:proofErr w:type="spellStart"/>
            <w:r w:rsidRPr="00FF7E85">
              <w:t>id_definition</w:t>
            </w:r>
            <w:proofErr w:type="spellEnd"/>
            <w:r w:rsidRPr="00FF7E85">
              <w:t xml:space="preserve"> et </w:t>
            </w:r>
            <w:proofErr w:type="spellStart"/>
            <w:r w:rsidRPr="00FF7E85">
              <w:t>id_immuable</w:t>
            </w:r>
            <w:proofErr w:type="spellEnd"/>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6BAC4952" w14:textId="77777777" w:rsidR="00FF7E85" w:rsidRPr="00FF7E85" w:rsidRDefault="00FF7E85" w:rsidP="00FF7E85">
            <w:r w:rsidRPr="00FF7E85">
              <w:t>Ces identifiants techniques sont rattachés aux objets de maquettes</w:t>
            </w:r>
          </w:p>
          <w:p w14:paraId="4B85CD1E" w14:textId="77777777" w:rsidR="00FF7E85" w:rsidRPr="00FF7E85" w:rsidRDefault="00FF7E85" w:rsidP="00FF7E85">
            <w:r w:rsidRPr="00FF7E85">
              <w:t>(</w:t>
            </w:r>
            <w:proofErr w:type="spellStart"/>
            <w:proofErr w:type="gramStart"/>
            <w:r w:rsidRPr="00FF7E85">
              <w:t>idDefinition</w:t>
            </w:r>
            <w:proofErr w:type="spellEnd"/>
            <w:proofErr w:type="gramEnd"/>
            <w:r w:rsidRPr="00FF7E85">
              <w:t xml:space="preserve">) est un </w:t>
            </w:r>
            <w:proofErr w:type="spellStart"/>
            <w:r w:rsidRPr="00FF7E85">
              <w:t>uuid</w:t>
            </w:r>
            <w:proofErr w:type="spellEnd"/>
            <w:r w:rsidRPr="00FF7E85">
              <w:t xml:space="preserve"> système unique de l'objet maquette</w:t>
            </w:r>
            <w:r w:rsidRPr="00FF7E85">
              <w:br/>
              <w:t>(</w:t>
            </w:r>
            <w:proofErr w:type="spellStart"/>
            <w:r w:rsidRPr="00FF7E85">
              <w:t>idImmuable</w:t>
            </w:r>
            <w:proofErr w:type="spellEnd"/>
            <w:r w:rsidRPr="00FF7E85">
              <w:t xml:space="preserve">) est un </w:t>
            </w:r>
            <w:proofErr w:type="spellStart"/>
            <w:r w:rsidRPr="00FF7E85">
              <w:t>uuid</w:t>
            </w:r>
            <w:proofErr w:type="spellEnd"/>
            <w:r w:rsidRPr="00FF7E85">
              <w:t xml:space="preserve"> généré par le système et reste égal pour toutes les versions du même objet</w:t>
            </w:r>
          </w:p>
          <w:p w14:paraId="671ADB54" w14:textId="77777777" w:rsidR="00FF7E85" w:rsidRPr="00FF7E85" w:rsidRDefault="00FF7E85" w:rsidP="00FF7E85">
            <w:r w:rsidRPr="00FF7E85">
              <w:lastRenderedPageBreak/>
              <w:t xml:space="preserve">Ils sont également utilisés pour créer un identifiant </w:t>
            </w:r>
            <w:proofErr w:type="spellStart"/>
            <w:r w:rsidRPr="00FF7E85">
              <w:t>techique</w:t>
            </w:r>
            <w:proofErr w:type="spellEnd"/>
            <w:r w:rsidRPr="00FF7E85">
              <w:t xml:space="preserve"> </w:t>
            </w:r>
            <w:proofErr w:type="gramStart"/>
            <w:r w:rsidRPr="00FF7E85">
              <w:t xml:space="preserve">des </w:t>
            </w:r>
            <w:proofErr w:type="spellStart"/>
            <w:r w:rsidRPr="00FF7E85">
              <w:t>chemin</w:t>
            </w:r>
            <w:proofErr w:type="gramEnd"/>
            <w:r w:rsidRPr="00FF7E85">
              <w:t>_pedagogique</w:t>
            </w:r>
            <w:proofErr w:type="spellEnd"/>
          </w:p>
          <w:p w14:paraId="0C5D00C8" w14:textId="77777777" w:rsidR="00FF7E85" w:rsidRPr="00FF7E85" w:rsidRDefault="00FF7E85" w:rsidP="00FF7E85">
            <w:r w:rsidRPr="00FF7E85">
              <w:t xml:space="preserve">Etant un </w:t>
            </w:r>
            <w:proofErr w:type="spellStart"/>
            <w:r w:rsidRPr="00FF7E85">
              <w:t>uuid</w:t>
            </w:r>
            <w:proofErr w:type="spellEnd"/>
            <w:r w:rsidRPr="00FF7E85">
              <w:t>, cet identifiant est cohérent au travers des différents schémas des BDD Pegase.</w:t>
            </w:r>
          </w:p>
        </w:tc>
      </w:tr>
      <w:tr w:rsidR="00FF7E85" w:rsidRPr="00FF7E85" w14:paraId="256C277A" w14:textId="77777777" w:rsidTr="00FF7E85">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2E7E163F" w14:textId="77777777" w:rsidR="00FF7E85" w:rsidRPr="00FF7E85" w:rsidRDefault="00FF7E85" w:rsidP="00FF7E85">
            <w:r w:rsidRPr="00FF7E85">
              <w:lastRenderedPageBreak/>
              <w:t>Maquettes '</w:t>
            </w:r>
            <w:proofErr w:type="spellStart"/>
            <w:r w:rsidRPr="00FF7E85">
              <w:t>moe</w:t>
            </w:r>
            <w:proofErr w:type="spellEnd"/>
            <w:r w:rsidRPr="00FF7E85">
              <w:t xml:space="preserve">' (mises en </w:t>
            </w:r>
            <w:proofErr w:type="spellStart"/>
            <w:r w:rsidRPr="00FF7E85">
              <w:t>oeuvre</w:t>
            </w:r>
            <w:proofErr w:type="spellEnd"/>
            <w:r w:rsidRPr="00FF7E85">
              <w:t>)</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3628443B" w14:textId="77777777" w:rsidR="00FF7E85" w:rsidRPr="00FF7E85" w:rsidRDefault="00FF7E85" w:rsidP="00FF7E85">
            <w:r w:rsidRPr="00FF7E85">
              <w:t xml:space="preserve">Dans le modèle de données métiers, les entités décrivant l'offre de formation telles que définies dans COF sont nommées en fonction de l'objet qu'elles représentent (formation, </w:t>
            </w:r>
            <w:proofErr w:type="spellStart"/>
            <w:r w:rsidRPr="00FF7E85">
              <w:t>objet_formation</w:t>
            </w:r>
            <w:proofErr w:type="spellEnd"/>
            <w:r w:rsidRPr="00FF7E85">
              <w:t xml:space="preserve">, </w:t>
            </w:r>
            <w:proofErr w:type="gramStart"/>
            <w:r w:rsidRPr="00FF7E85">
              <w:t>groupe; ....</w:t>
            </w:r>
            <w:proofErr w:type="gramEnd"/>
            <w:r w:rsidRPr="00FF7E85">
              <w:t xml:space="preserve">). Les entités correspondantes mais associées à une période (et donc mises en </w:t>
            </w:r>
            <w:proofErr w:type="spellStart"/>
            <w:r w:rsidRPr="00FF7E85">
              <w:t>oeuvre</w:t>
            </w:r>
            <w:proofErr w:type="spellEnd"/>
            <w:r w:rsidRPr="00FF7E85">
              <w:t xml:space="preserve"> dans MOF) voient leur nom suffixé par _</w:t>
            </w:r>
            <w:proofErr w:type="spellStart"/>
            <w:r w:rsidRPr="00FF7E85">
              <w:t>moe</w:t>
            </w:r>
            <w:proofErr w:type="spellEnd"/>
            <w:r w:rsidRPr="00FF7E85">
              <w:t> </w:t>
            </w:r>
            <w:r w:rsidRPr="00FF7E85">
              <w:rPr>
                <w:i/>
                <w:iCs/>
              </w:rPr>
              <w:t>(formation</w:t>
            </w:r>
            <w:r w:rsidRPr="00FF7E85">
              <w:t> </w:t>
            </w:r>
            <w:proofErr w:type="spellStart"/>
            <w:r w:rsidRPr="00FF7E85">
              <w:t>moe</w:t>
            </w:r>
            <w:proofErr w:type="spellEnd"/>
            <w:r w:rsidRPr="00FF7E85">
              <w:t xml:space="preserve">, </w:t>
            </w:r>
            <w:proofErr w:type="spellStart"/>
            <w:r w:rsidRPr="00FF7E85">
              <w:t>objet_formation_moe</w:t>
            </w:r>
            <w:proofErr w:type="spellEnd"/>
            <w:r w:rsidRPr="00FF7E85">
              <w:t>, ...).</w:t>
            </w:r>
          </w:p>
          <w:p w14:paraId="41CE6100" w14:textId="77777777" w:rsidR="00FF7E85" w:rsidRPr="00FF7E85" w:rsidRDefault="00FF7E85" w:rsidP="00FF7E85">
            <w:r w:rsidRPr="00FF7E85">
              <w:t>ATTENTION : dans les bases de données, les tables ne sont pas nommées de cette manière. En général les tables nommées 'formation' correspondent à '</w:t>
            </w:r>
            <w:proofErr w:type="spellStart"/>
            <w:r w:rsidRPr="00FF7E85">
              <w:t>formation_moe</w:t>
            </w:r>
            <w:proofErr w:type="spellEnd"/>
            <w:r w:rsidRPr="00FF7E85">
              <w:t xml:space="preserve">'. La présence du champ </w:t>
            </w:r>
            <w:proofErr w:type="spellStart"/>
            <w:r w:rsidRPr="00FF7E85">
              <w:t>code_periode</w:t>
            </w:r>
            <w:proofErr w:type="spellEnd"/>
            <w:r w:rsidRPr="00FF7E85">
              <w:t xml:space="preserve"> est un bon indicateur.</w:t>
            </w:r>
          </w:p>
        </w:tc>
      </w:tr>
      <w:tr w:rsidR="00FF7E85" w:rsidRPr="00FF7E85" w14:paraId="589E3924" w14:textId="77777777" w:rsidTr="00FF7E85">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41332B11" w14:textId="77777777" w:rsidR="00FF7E85" w:rsidRPr="00FF7E85" w:rsidRDefault="00FF7E85" w:rsidP="00FF7E85">
            <w:r w:rsidRPr="00FF7E85">
              <w:t xml:space="preserve">Notes sur des différences entre Offre de formation (dans COF) et offre de formation mise en </w:t>
            </w:r>
            <w:proofErr w:type="spellStart"/>
            <w:r w:rsidRPr="00FF7E85">
              <w:t>oeuvre</w:t>
            </w:r>
            <w:proofErr w:type="spellEnd"/>
            <w:r w:rsidRPr="00FF7E85">
              <w:t xml:space="preserve"> (dans MOF)</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63080A68" w14:textId="77777777" w:rsidR="00FF7E85" w:rsidRPr="00FF7E85" w:rsidRDefault="00FF7E85" w:rsidP="00FF7E85">
            <w:r w:rsidRPr="00FF7E85">
              <w:t xml:space="preserve">Le champ version, même s'il fait partie de la clé fonctionnelle, est absent de </w:t>
            </w:r>
            <w:proofErr w:type="spellStart"/>
            <w:r w:rsidRPr="00FF7E85">
              <w:t>table_moe</w:t>
            </w:r>
            <w:proofErr w:type="spellEnd"/>
            <w:r w:rsidRPr="00FF7E85">
              <w:t xml:space="preserve"> car une seule version est autorisée par période. Pour retrouver sa valeur, il est nécessaire de créer une jointure avec formation.</w:t>
            </w:r>
          </w:p>
          <w:p w14:paraId="468432D0" w14:textId="77777777" w:rsidR="00FF7E85" w:rsidRPr="00FF7E85" w:rsidRDefault="00FF7E85" w:rsidP="00FF7E85">
            <w:r w:rsidRPr="00FF7E85">
              <w:t xml:space="preserve">Il n'existe pas en </w:t>
            </w:r>
            <w:proofErr w:type="spellStart"/>
            <w:r w:rsidRPr="00FF7E85">
              <w:t>bdd</w:t>
            </w:r>
            <w:proofErr w:type="spellEnd"/>
            <w:r w:rsidRPr="00FF7E85">
              <w:t xml:space="preserve"> d'entité </w:t>
            </w:r>
            <w:proofErr w:type="spellStart"/>
            <w:r w:rsidRPr="00FF7E85">
              <w:t>groupement_moe</w:t>
            </w:r>
            <w:proofErr w:type="spellEnd"/>
          </w:p>
        </w:tc>
      </w:tr>
      <w:tr w:rsidR="00FF7E85" w:rsidRPr="00FF7E85" w14:paraId="38F25AF9" w14:textId="77777777" w:rsidTr="00FF7E85">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49030347" w14:textId="77777777" w:rsidR="00FF7E85" w:rsidRPr="00FF7E85" w:rsidRDefault="00FF7E85" w:rsidP="00FF7E85">
            <w:r w:rsidRPr="00FF7E85">
              <w:t>Objet sur lequel portent admission et inscription</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13A19589" w14:textId="77777777" w:rsidR="00FF7E85" w:rsidRPr="00FF7E85" w:rsidRDefault="00FF7E85" w:rsidP="00FF7E85">
            <w:r w:rsidRPr="00FF7E85">
              <w:t xml:space="preserve">L'inscription porte sur un chemin alors que l'admission porte sur un objet maquette (formation ou objet de formation). Théoriquement il peut y avoir plusieurs chemins pour un même </w:t>
            </w:r>
            <w:proofErr w:type="spellStart"/>
            <w:r w:rsidRPr="00FF7E85">
              <w:t>objet_maquette</w:t>
            </w:r>
            <w:proofErr w:type="spellEnd"/>
            <w:r w:rsidRPr="00FF7E85">
              <w:t>.</w:t>
            </w:r>
          </w:p>
        </w:tc>
      </w:tr>
      <w:tr w:rsidR="00FF7E85" w:rsidRPr="00FF7E85" w14:paraId="74812DEB" w14:textId="77777777" w:rsidTr="00FF7E85">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4498D0C2" w14:textId="77777777" w:rsidR="00FF7E85" w:rsidRPr="00FF7E85" w:rsidRDefault="00FF7E85" w:rsidP="00FF7E85">
            <w:r w:rsidRPr="00FF7E85">
              <w:t xml:space="preserve">Utilisation des </w:t>
            </w:r>
            <w:proofErr w:type="spellStart"/>
            <w:r w:rsidRPr="00FF7E85">
              <w:t>uuid</w:t>
            </w:r>
            <w:proofErr w:type="spellEnd"/>
            <w:r w:rsidRPr="00FF7E85">
              <w:t xml:space="preserve"> dans </w:t>
            </w:r>
            <w:proofErr w:type="spellStart"/>
            <w:r w:rsidRPr="00FF7E85">
              <w:t>schema_chc</w:t>
            </w:r>
            <w:proofErr w:type="spellEnd"/>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358D7533" w14:textId="77777777" w:rsidR="00FF7E85" w:rsidRPr="00FF7E85" w:rsidRDefault="00FF7E85" w:rsidP="00FF7E85">
            <w:r w:rsidRPr="00FF7E85">
              <w:t xml:space="preserve">Dans </w:t>
            </w:r>
            <w:proofErr w:type="spellStart"/>
            <w:r w:rsidRPr="00FF7E85">
              <w:t>schema_chc</w:t>
            </w:r>
            <w:proofErr w:type="spellEnd"/>
            <w:r w:rsidRPr="00FF7E85">
              <w:t xml:space="preserve">, les tables utilisent des </w:t>
            </w:r>
            <w:proofErr w:type="spellStart"/>
            <w:r w:rsidRPr="00FF7E85">
              <w:t>uuid</w:t>
            </w:r>
            <w:proofErr w:type="spellEnd"/>
            <w:r w:rsidRPr="00FF7E85">
              <w:t xml:space="preserve"> en tant qu'identifiants techniques.</w:t>
            </w:r>
          </w:p>
          <w:p w14:paraId="0ED5ED63" w14:textId="77777777" w:rsidR="00FF7E85" w:rsidRPr="00FF7E85" w:rsidRDefault="00FF7E85" w:rsidP="00FF7E85">
            <w:r w:rsidRPr="00FF7E85">
              <w:t>A l'intérieur du schéma ils sont utilisés en tant que FK, et peuvent donc être utilisés pour réaliser des jointures efficaces.</w:t>
            </w:r>
          </w:p>
          <w:p w14:paraId="4000A9DC" w14:textId="77777777" w:rsidR="00FF7E85" w:rsidRPr="00FF7E85" w:rsidRDefault="00FF7E85" w:rsidP="00FF7E85">
            <w:r w:rsidRPr="00FF7E85">
              <w:t>ATTENTION : leur valeur n'est pas préservée au travers des divers schémas. De ce fait il ne faut pas les utiliser pour réaliser une jointure entre deux tables n'appartenant pas au même schéma. Il faudra utiliser les clés fonctionnelles.</w:t>
            </w:r>
          </w:p>
        </w:tc>
      </w:tr>
      <w:tr w:rsidR="005C4E8D" w:rsidRPr="00FF7E85" w14:paraId="5B352257" w14:textId="77777777" w:rsidTr="00FF7E85">
        <w:trPr>
          <w:ins w:id="580" w:author="COUTIN Stéphane" w:date="2023-10-18T09:45:00Z"/>
        </w:trPr>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tcPr>
          <w:p w14:paraId="53510C56" w14:textId="44C33DC9" w:rsidR="001F7F4E" w:rsidRDefault="001F7F4E" w:rsidP="001F7F4E">
            <w:pPr>
              <w:rPr>
                <w:ins w:id="581" w:author="COUTIN Stéphane" w:date="2023-10-19T15:31:00Z"/>
              </w:rPr>
            </w:pPr>
            <w:ins w:id="582" w:author="COUTIN Stéphane" w:date="2023-10-19T15:31:00Z">
              <w:r>
                <w:lastRenderedPageBreak/>
                <w:t>Comment identifier les inscriptions ‘en cours’ ou ‘non démarrée’.</w:t>
              </w:r>
            </w:ins>
          </w:p>
          <w:p w14:paraId="4CBE1138" w14:textId="77777777" w:rsidR="005C4E8D" w:rsidRPr="00FF7E85" w:rsidRDefault="005C4E8D" w:rsidP="00FF7E85">
            <w:pPr>
              <w:rPr>
                <w:ins w:id="583" w:author="COUTIN Stéphane" w:date="2023-10-18T09:45:00Z"/>
              </w:rPr>
            </w:pP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tcPr>
          <w:p w14:paraId="7505999C" w14:textId="77777777" w:rsidR="00E67275" w:rsidRDefault="00E67275" w:rsidP="00E67275">
            <w:pPr>
              <w:rPr>
                <w:ins w:id="584" w:author="COUTIN Stéphane" w:date="2023-10-19T15:31:00Z"/>
              </w:rPr>
            </w:pPr>
            <w:ins w:id="585" w:author="COUTIN Stéphane" w:date="2023-10-19T15:31:00Z">
              <w:r>
                <w:t xml:space="preserve">Le tableau disponible dans INS Gestion est bâti en accédant aux 3 </w:t>
              </w:r>
              <w:proofErr w:type="spellStart"/>
              <w:r>
                <w:t>bdd</w:t>
              </w:r>
              <w:proofErr w:type="spellEnd"/>
              <w:r>
                <w:t xml:space="preserve"> du domaine de l’inscription : inscription, piste et </w:t>
              </w:r>
              <w:proofErr w:type="spellStart"/>
              <w:r>
                <w:t>ins_gestion</w:t>
              </w:r>
              <w:proofErr w:type="spellEnd"/>
              <w:r>
                <w:t>.</w:t>
              </w:r>
            </w:ins>
          </w:p>
          <w:p w14:paraId="07642B1C" w14:textId="77777777" w:rsidR="00E67275" w:rsidRDefault="00E67275" w:rsidP="00E67275">
            <w:pPr>
              <w:rPr>
                <w:ins w:id="586" w:author="COUTIN Stéphane" w:date="2023-10-19T15:31:00Z"/>
              </w:rPr>
            </w:pPr>
            <w:ins w:id="587" w:author="COUTIN Stéphane" w:date="2023-10-19T15:31:00Z">
              <w:r>
                <w:t xml:space="preserve">La base piste (qui est utilisée pour l’inscription en ligne) est une </w:t>
              </w:r>
              <w:proofErr w:type="spellStart"/>
              <w:r>
                <w:t>bdd</w:t>
              </w:r>
              <w:proofErr w:type="spellEnd"/>
              <w:r>
                <w:t xml:space="preserve"> </w:t>
              </w:r>
              <w:proofErr w:type="spellStart"/>
              <w:r>
                <w:t>Mongodb</w:t>
              </w:r>
              <w:proofErr w:type="spellEnd"/>
              <w:r>
                <w:t>, est n’est pas dispo dans DRE. De ce fait, dans DRE, nous ne voyons pas l’avancée de l’inscription à certains statuts.</w:t>
              </w:r>
            </w:ins>
          </w:p>
          <w:p w14:paraId="28A52001" w14:textId="77777777" w:rsidR="00E67275" w:rsidRDefault="00E67275" w:rsidP="00E67275">
            <w:pPr>
              <w:rPr>
                <w:ins w:id="588" w:author="COUTIN Stéphane" w:date="2023-10-19T15:31:00Z"/>
              </w:rPr>
            </w:pPr>
            <w:ins w:id="589" w:author="COUTIN Stéphane" w:date="2023-10-19T15:31:00Z">
              <w:r>
                <w:t xml:space="preserve">Une possibilité que je vous soumets est d’utiliser le champ </w:t>
              </w:r>
              <w:proofErr w:type="spellStart"/>
              <w:r>
                <w:t>schema_</w:t>
              </w:r>
              <w:proofErr w:type="gramStart"/>
              <w:r>
                <w:t>inscription.admission</w:t>
              </w:r>
              <w:proofErr w:type="gramEnd"/>
              <w:r>
                <w:t>.statut</w:t>
              </w:r>
              <w:proofErr w:type="spellEnd"/>
            </w:ins>
          </w:p>
          <w:p w14:paraId="3B357481" w14:textId="77777777" w:rsidR="00E67275" w:rsidRDefault="00E67275" w:rsidP="00E67275">
            <w:pPr>
              <w:rPr>
                <w:ins w:id="590" w:author="COUTIN Stéphane" w:date="2023-10-19T15:31:00Z"/>
              </w:rPr>
            </w:pPr>
            <w:ins w:id="591" w:author="COUTIN Stéphane" w:date="2023-10-19T15:31:00Z">
              <w:r>
                <w:t>Les différentes valeurs de la colonne statut sont</w:t>
              </w:r>
            </w:ins>
          </w:p>
          <w:p w14:paraId="3E0900E3" w14:textId="77777777" w:rsidR="00E67275" w:rsidRDefault="00E67275">
            <w:pPr>
              <w:pStyle w:val="Paragraphedeliste"/>
              <w:numPr>
                <w:ilvl w:val="0"/>
                <w:numId w:val="32"/>
              </w:numPr>
              <w:rPr>
                <w:ins w:id="592" w:author="COUTIN Stéphane" w:date="2023-10-19T15:31:00Z"/>
              </w:rPr>
              <w:pPrChange w:id="593" w:author="COUTIN Stéphane" w:date="2023-10-19T15:32:00Z">
                <w:pPr/>
              </w:pPrChange>
            </w:pPr>
            <w:ins w:id="594" w:author="COUTIN Stéphane" w:date="2023-10-19T15:31:00Z">
              <w:r>
                <w:t xml:space="preserve">AV pour "Admission Vierge" =&gt; Admission jamais utilisé dans </w:t>
              </w:r>
              <w:proofErr w:type="spellStart"/>
              <w:r>
                <w:t>dans</w:t>
              </w:r>
              <w:proofErr w:type="spellEnd"/>
              <w:r>
                <w:t xml:space="preserve"> CDI</w:t>
              </w:r>
            </w:ins>
          </w:p>
          <w:p w14:paraId="4B7758BF" w14:textId="77777777" w:rsidR="00E67275" w:rsidRDefault="00E67275">
            <w:pPr>
              <w:pStyle w:val="Paragraphedeliste"/>
              <w:numPr>
                <w:ilvl w:val="0"/>
                <w:numId w:val="32"/>
              </w:numPr>
              <w:rPr>
                <w:ins w:id="595" w:author="COUTIN Stéphane" w:date="2023-10-19T15:31:00Z"/>
              </w:rPr>
              <w:pPrChange w:id="596" w:author="COUTIN Stéphane" w:date="2023-10-19T15:32:00Z">
                <w:pPr/>
              </w:pPrChange>
            </w:pPr>
            <w:proofErr w:type="gramStart"/>
            <w:ins w:id="597" w:author="COUTIN Stéphane" w:date="2023-10-19T15:31:00Z">
              <w:r>
                <w:t>AU  pour</w:t>
              </w:r>
              <w:proofErr w:type="gramEnd"/>
              <w:r>
                <w:t xml:space="preserve"> "Admission Utilisée" =&gt; Admission utilisé donc il existe un début de dossier dans CDI</w:t>
              </w:r>
            </w:ins>
          </w:p>
          <w:p w14:paraId="27947B0D" w14:textId="77777777" w:rsidR="00E67275" w:rsidRDefault="00E67275">
            <w:pPr>
              <w:pStyle w:val="Paragraphedeliste"/>
              <w:numPr>
                <w:ilvl w:val="0"/>
                <w:numId w:val="32"/>
              </w:numPr>
              <w:rPr>
                <w:ins w:id="598" w:author="COUTIN Stéphane" w:date="2023-10-19T15:31:00Z"/>
              </w:rPr>
              <w:pPrChange w:id="599" w:author="COUTIN Stéphane" w:date="2023-10-19T15:32:00Z">
                <w:pPr/>
              </w:pPrChange>
            </w:pPr>
            <w:ins w:id="600" w:author="COUTIN Stéphane" w:date="2023-10-19T15:31:00Z">
              <w:r>
                <w:t xml:space="preserve">IV pour "Inscription Validée" =&gt; statut utilisée pour les remontées </w:t>
              </w:r>
              <w:proofErr w:type="spellStart"/>
              <w:r>
                <w:t>parcoursup</w:t>
              </w:r>
              <w:proofErr w:type="spellEnd"/>
              <w:r>
                <w:t>, valeur renseignée par l'écoute de ins-gestion</w:t>
              </w:r>
            </w:ins>
          </w:p>
          <w:p w14:paraId="1808E22E" w14:textId="77777777" w:rsidR="00E67275" w:rsidRDefault="00E67275">
            <w:pPr>
              <w:pStyle w:val="Paragraphedeliste"/>
              <w:numPr>
                <w:ilvl w:val="0"/>
                <w:numId w:val="32"/>
              </w:numPr>
              <w:rPr>
                <w:ins w:id="601" w:author="COUTIN Stéphane" w:date="2023-10-19T15:31:00Z"/>
              </w:rPr>
              <w:pPrChange w:id="602" w:author="COUTIN Stéphane" w:date="2023-10-19T15:32:00Z">
                <w:pPr/>
              </w:pPrChange>
            </w:pPr>
            <w:ins w:id="603" w:author="COUTIN Stéphane" w:date="2023-10-19T15:31:00Z">
              <w:r>
                <w:t xml:space="preserve">IA pour "Inscription Annulée" =&gt; statut utilisée pour les remontées </w:t>
              </w:r>
              <w:proofErr w:type="spellStart"/>
              <w:r>
                <w:t>parcoursup</w:t>
              </w:r>
              <w:proofErr w:type="spellEnd"/>
              <w:r>
                <w:t>, valeur renseignée par l'écoute de ins-gestion</w:t>
              </w:r>
            </w:ins>
          </w:p>
          <w:p w14:paraId="71DA70DC" w14:textId="77777777" w:rsidR="00E67275" w:rsidRDefault="00E67275" w:rsidP="00E67275">
            <w:pPr>
              <w:rPr>
                <w:ins w:id="604" w:author="COUTIN Stéphane" w:date="2023-10-19T15:31:00Z"/>
              </w:rPr>
            </w:pPr>
            <w:ins w:id="605" w:author="COUTIN Stéphane" w:date="2023-10-19T15:31:00Z">
              <w:r>
                <w:t xml:space="preserve">Vous pouvez en complément rapprocher les enregistrements de </w:t>
              </w:r>
              <w:proofErr w:type="spellStart"/>
              <w:r>
                <w:t>schema_</w:t>
              </w:r>
              <w:proofErr w:type="gramStart"/>
              <w:r>
                <w:t>inscription.admission</w:t>
              </w:r>
              <w:proofErr w:type="spellEnd"/>
              <w:proofErr w:type="gramEnd"/>
              <w:r>
                <w:t xml:space="preserve"> et ceux de </w:t>
              </w:r>
              <w:proofErr w:type="spellStart"/>
              <w:r>
                <w:t>schema_gestion.inscription</w:t>
              </w:r>
              <w:proofErr w:type="spellEnd"/>
              <w:r>
                <w:t xml:space="preserve"> en utilisant</w:t>
              </w:r>
            </w:ins>
          </w:p>
          <w:p w14:paraId="32A7675D" w14:textId="0231DA24" w:rsidR="005C4E8D" w:rsidRPr="00FF7E85" w:rsidRDefault="00E67275" w:rsidP="00E67275">
            <w:pPr>
              <w:rPr>
                <w:ins w:id="606" w:author="COUTIN Stéphane" w:date="2023-10-18T09:45:00Z"/>
              </w:rPr>
            </w:pPr>
            <w:proofErr w:type="gramStart"/>
            <w:ins w:id="607" w:author="COUTIN Stéphane" w:date="2023-10-19T15:31:00Z">
              <w:r>
                <w:t>inscription</w:t>
              </w:r>
              <w:proofErr w:type="gramEnd"/>
              <w:r>
                <w:t xml:space="preserve">. </w:t>
              </w:r>
              <w:proofErr w:type="spellStart"/>
              <w:proofErr w:type="gramStart"/>
              <w:r>
                <w:t>numero</w:t>
              </w:r>
              <w:proofErr w:type="gramEnd"/>
              <w:r>
                <w:t>_candidat</w:t>
              </w:r>
              <w:proofErr w:type="spellEnd"/>
              <w:r>
                <w:t xml:space="preserve"> = </w:t>
              </w:r>
              <w:proofErr w:type="spellStart"/>
              <w:r>
                <w:t>admis.code_admis</w:t>
              </w:r>
            </w:ins>
            <w:proofErr w:type="spellEnd"/>
          </w:p>
        </w:tc>
      </w:tr>
    </w:tbl>
    <w:p w14:paraId="086874A7" w14:textId="2A4FE437" w:rsidR="00686196" w:rsidRPr="00897EE5" w:rsidRDefault="00686196" w:rsidP="00686196"/>
    <w:p w14:paraId="55F2D8A3" w14:textId="77777777" w:rsidR="00686196" w:rsidRPr="00897EE5" w:rsidRDefault="00686196" w:rsidP="00686196"/>
    <w:p w14:paraId="64C3195D" w14:textId="77777777" w:rsidR="00686196" w:rsidRPr="00897EE5" w:rsidRDefault="00686196" w:rsidP="00E33BE9"/>
    <w:sectPr w:rsidR="00686196" w:rsidRPr="00897EE5">
      <w:headerReference w:type="default" r:id="rId32"/>
      <w:footerReference w:type="default" r:id="rId33"/>
      <w:pgSz w:w="11906" w:h="16838"/>
      <w:pgMar w:top="2269"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76959B" w14:textId="77777777" w:rsidR="00403E00" w:rsidRDefault="00403E00">
      <w:pPr>
        <w:spacing w:after="0" w:line="240" w:lineRule="auto"/>
      </w:pPr>
      <w:r>
        <w:separator/>
      </w:r>
    </w:p>
  </w:endnote>
  <w:endnote w:type="continuationSeparator" w:id="0">
    <w:p w14:paraId="702A42FA" w14:textId="77777777" w:rsidR="00403E00" w:rsidRDefault="00403E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3268D5" w14:textId="2B9CDDC1" w:rsidR="00E67275" w:rsidRDefault="00E67275">
    <w:pPr>
      <w:pStyle w:val="Pieddepage"/>
      <w:rPr>
        <w:i/>
      </w:rPr>
    </w:pPr>
    <w:r>
      <w:rPr>
        <w:i/>
      </w:rPr>
      <w:t xml:space="preserve">Pégase </w:t>
    </w:r>
    <w:del w:id="608" w:author="COUTIN Stéphane" w:date="2023-10-19T15:18:00Z">
      <w:r w:rsidDel="00E67275">
        <w:rPr>
          <w:i/>
        </w:rPr>
        <w:delText xml:space="preserve">V21 </w:delText>
      </w:r>
    </w:del>
    <w:ins w:id="609" w:author="COUTIN Stéphane" w:date="2023-10-19T15:18:00Z">
      <w:r>
        <w:rPr>
          <w:i/>
        </w:rPr>
        <w:t xml:space="preserve">V22 </w:t>
      </w:r>
    </w:ins>
    <w:r>
      <w:rPr>
        <w:i/>
      </w:rPr>
      <w:t xml:space="preserve">/ </w:t>
    </w:r>
    <w:del w:id="610" w:author="COUTIN Stéphane" w:date="2023-10-19T15:18:00Z">
      <w:r w:rsidDel="00E67275">
        <w:rPr>
          <w:i/>
        </w:rPr>
        <w:delText xml:space="preserve">Juillet </w:delText>
      </w:r>
    </w:del>
    <w:ins w:id="611" w:author="COUTIN Stéphane" w:date="2023-10-19T15:18:00Z">
      <w:r>
        <w:rPr>
          <w:i/>
        </w:rPr>
        <w:t xml:space="preserve">Octobre </w:t>
      </w:r>
    </w:ins>
    <w:r>
      <w:rPr>
        <w:i/>
      </w:rPr>
      <w:t xml:space="preserve">2023 / page </w:t>
    </w:r>
    <w:r>
      <w:rPr>
        <w:i/>
      </w:rPr>
      <w:fldChar w:fldCharType="begin"/>
    </w:r>
    <w:r>
      <w:rPr>
        <w:i/>
      </w:rPr>
      <w:instrText>PAGE   \* MERGEFORMAT</w:instrText>
    </w:r>
    <w:r>
      <w:rPr>
        <w:i/>
      </w:rPr>
      <w:fldChar w:fldCharType="separate"/>
    </w:r>
    <w:r>
      <w:rPr>
        <w:i/>
        <w:noProof/>
      </w:rPr>
      <w:t>56</w:t>
    </w:r>
    <w:r>
      <w:rPr>
        <w:i/>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97DAD0" w14:textId="77777777" w:rsidR="00403E00" w:rsidRDefault="00403E00">
      <w:pPr>
        <w:spacing w:after="0" w:line="240" w:lineRule="auto"/>
      </w:pPr>
      <w:r>
        <w:separator/>
      </w:r>
    </w:p>
  </w:footnote>
  <w:footnote w:type="continuationSeparator" w:id="0">
    <w:p w14:paraId="0E9F4999" w14:textId="77777777" w:rsidR="00403E00" w:rsidRDefault="00403E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4BBDD2" w14:textId="296809BD" w:rsidR="00E67275" w:rsidRDefault="00E67275">
    <w:pPr>
      <w:pStyle w:val="En-tte"/>
      <w:tabs>
        <w:tab w:val="clear" w:pos="9072"/>
        <w:tab w:val="right" w:pos="8789"/>
      </w:tabs>
      <w:ind w:left="-990" w:right="-990"/>
    </w:pPr>
    <w:r>
      <w:rPr>
        <w:noProof/>
        <w:lang w:eastAsia="fr-FR"/>
      </w:rPr>
      <mc:AlternateContent>
        <mc:Choice Requires="wps">
          <w:drawing>
            <wp:anchor distT="45720" distB="45720" distL="114300" distR="114300" simplePos="0" relativeHeight="251657216" behindDoc="0" locked="0" layoutInCell="1" allowOverlap="1" wp14:anchorId="24C31505" wp14:editId="6B0A1749">
              <wp:simplePos x="0" y="0"/>
              <wp:positionH relativeFrom="margin">
                <wp:posOffset>800100</wp:posOffset>
              </wp:positionH>
              <wp:positionV relativeFrom="paragraph">
                <wp:posOffset>364212</wp:posOffset>
              </wp:positionV>
              <wp:extent cx="5486400" cy="361947"/>
              <wp:effectExtent l="0" t="0" r="19047" b="19047"/>
              <wp:wrapSquare wrapText="bothSides"/>
              <wp:docPr id="1" name="Zone de texte 2"/>
              <wp:cNvGraphicFramePr/>
              <a:graphic xmlns:a="http://schemas.openxmlformats.org/drawingml/2006/main">
                <a:graphicData uri="http://schemas.microsoft.com/office/word/2010/wordprocessingShape">
                  <wps:wsp>
                    <wps:cNvSpPr/>
                    <wps:spPr bwMode="auto">
                      <a:xfrm>
                        <a:off x="0" y="0"/>
                        <a:ext cx="5486400" cy="361950"/>
                      </a:xfrm>
                      <a:prstGeom prst="rect">
                        <a:avLst/>
                      </a:prstGeom>
                      <a:ln>
                        <a:solidFill>
                          <a:srgbClr val="35338B"/>
                        </a:solidFill>
                        <a:headEnd/>
                        <a:tailEnd/>
                      </a:ln>
                    </wps:spPr>
                    <wps:style>
                      <a:lnRef idx="2">
                        <a:schemeClr val="accent5"/>
                      </a:lnRef>
                      <a:fillRef idx="1">
                        <a:schemeClr val="lt1"/>
                      </a:fillRef>
                      <a:effectRef idx="0">
                        <a:schemeClr val="accent5"/>
                      </a:effectRef>
                      <a:fontRef idx="minor">
                        <a:schemeClr val="dk1"/>
                      </a:fontRef>
                    </wps:style>
                    <wps:txbx>
                      <w:txbxContent>
                        <w:p w14:paraId="19356D4C" w14:textId="77777777" w:rsidR="00E67275" w:rsidRDefault="00E67275">
                          <w:pPr>
                            <w:jc w:val="center"/>
                            <w:rPr>
                              <w:b/>
                              <w:color w:val="35338B"/>
                              <w:sz w:val="36"/>
                              <w:szCs w:val="36"/>
                            </w:rPr>
                          </w:pPr>
                          <w:r>
                            <w:rPr>
                              <w:b/>
                              <w:color w:val="35338B"/>
                              <w:sz w:val="36"/>
                              <w:szCs w:val="36"/>
                            </w:rPr>
                            <w:t>DRE – Transfert de compétences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ect w14:anchorId="24C31505" id="Zone de texte 2" o:spid="_x0000_s1028" style="position:absolute;left:0;text-align:left;margin-left:63pt;margin-top:28.7pt;width:6in;height:28.5pt;z-index:251657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" fillcolor="white [3201]" strokecolor="#35338b" strokeweight="1pt">
              <v:textbox>
                <w:txbxContent>
                  <w:p w14:paraId="19356D4C" w14:textId="77777777" w:rsidR="00252949" w:rsidRDefault="00252949">
                    <w:pPr>
                      <w:jc w:val="center"/>
                      <w:rPr>
                        <w:b/>
                        <w:color w:val="35338B"/>
                        <w:sz w:val="36"/>
                        <w:szCs w:val="36"/>
                      </w:rPr>
                    </w:pPr>
                    <w:r>
                      <w:rPr>
                        <w:b/>
                        <w:color w:val="35338B"/>
                        <w:sz w:val="36"/>
                        <w:szCs w:val="36"/>
                      </w:rPr>
                      <w:t>DRE – Transfert de compétences</w:t>
                    </w:r>
                  </w:p>
                </w:txbxContent>
              </v:textbox>
              <w10:wrap type="square" anchorx="margin"/>
            </v:rect>
          </w:pict>
        </mc:Fallback>
      </mc:AlternateContent>
    </w:r>
    <w:r>
      <w:rPr>
        <w:noProof/>
        <w:lang w:eastAsia="fr-FR"/>
      </w:rPr>
      <w:drawing>
        <wp:anchor distT="0" distB="0" distL="114300" distR="114300" simplePos="0" relativeHeight="251658240" behindDoc="0" locked="0" layoutInCell="1" allowOverlap="1" wp14:anchorId="7D2C4DBE" wp14:editId="27AF668A">
          <wp:simplePos x="0" y="0"/>
          <wp:positionH relativeFrom="column">
            <wp:posOffset>-771525</wp:posOffset>
          </wp:positionH>
          <wp:positionV relativeFrom="paragraph">
            <wp:posOffset>-314957</wp:posOffset>
          </wp:positionV>
          <wp:extent cx="1365882" cy="1370962"/>
          <wp:effectExtent l="0" t="0" r="5715" b="0"/>
          <wp:wrapNone/>
          <wp:docPr id="2"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cscol-logotype-pastille.png"/>
                  <pic:cNvPicPr>
                    <a:picLocks noChangeAspect="1"/>
                  </pic:cNvPicPr>
                </pic:nvPicPr>
                <pic:blipFill>
                  <a:blip r:embed="rId1"/>
                  <a:stretch/>
                </pic:blipFill>
                <pic:spPr bwMode="auto">
                  <a:xfrm>
                    <a:off x="0" y="0"/>
                    <a:ext cx="1365884" cy="1370965"/>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56192" behindDoc="0" locked="0" layoutInCell="1" allowOverlap="1" wp14:anchorId="0EFD80FF" wp14:editId="2E4A6757">
          <wp:simplePos x="0" y="0"/>
          <wp:positionH relativeFrom="margin">
            <wp:posOffset>2905371</wp:posOffset>
          </wp:positionH>
          <wp:positionV relativeFrom="paragraph">
            <wp:posOffset>-628785</wp:posOffset>
          </wp:positionV>
          <wp:extent cx="3699553" cy="1360802"/>
          <wp:effectExtent l="0" t="0" r="0" b="0"/>
          <wp:wrapNone/>
          <wp:docPr id="3"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
                  <pic:cNvPicPr>
                    <a:picLocks noChangeAspect="1"/>
                  </pic:cNvPicPr>
                </pic:nvPicPr>
                <pic:blipFill>
                  <a:blip r:embed="rId2"/>
                  <a:stretch/>
                </pic:blipFill>
                <pic:spPr bwMode="auto">
                  <a:xfrm>
                    <a:off x="0" y="0"/>
                    <a:ext cx="3699556" cy="1360805"/>
                  </a:xfrm>
                  <a:prstGeom prst="rect">
                    <a:avLst/>
                  </a:prstGeom>
                </pic:spPr>
              </pic:pic>
            </a:graphicData>
          </a:graphic>
          <wp14:sizeRelH relativeFrom="margin">
            <wp14:pctWidth>0</wp14:pctWidth>
          </wp14:sizeRelH>
          <wp14:sizeRelV relativeFrom="margin">
            <wp14:pctHeight>0</wp14:pctHeight>
          </wp14:sizeRelV>
        </wp:anchor>
      </w:drawing>
    </w:r>
    <w:r>
      <w:rPr>
        <w:lang w:eastAsia="fr-FR"/>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A0387"/>
    <w:multiLevelType w:val="hybridMultilevel"/>
    <w:tmpl w:val="1DCA0F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ED5D17"/>
    <w:multiLevelType w:val="hybridMultilevel"/>
    <w:tmpl w:val="22B4C7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3D6594F"/>
    <w:multiLevelType w:val="hybridMultilevel"/>
    <w:tmpl w:val="DE84F1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7204E4"/>
    <w:multiLevelType w:val="hybridMultilevel"/>
    <w:tmpl w:val="A4C0CD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B740695"/>
    <w:multiLevelType w:val="multilevel"/>
    <w:tmpl w:val="77A8CB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A70664"/>
    <w:multiLevelType w:val="hybridMultilevel"/>
    <w:tmpl w:val="C5C465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D367FCB"/>
    <w:multiLevelType w:val="hybridMultilevel"/>
    <w:tmpl w:val="B8E80C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1260160"/>
    <w:multiLevelType w:val="hybridMultilevel"/>
    <w:tmpl w:val="D5BAFB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5A17D1C"/>
    <w:multiLevelType w:val="hybridMultilevel"/>
    <w:tmpl w:val="BA225E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66071B2"/>
    <w:multiLevelType w:val="multilevel"/>
    <w:tmpl w:val="29F2816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2A221AF6"/>
    <w:multiLevelType w:val="hybridMultilevel"/>
    <w:tmpl w:val="22FEAC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B1B5457"/>
    <w:multiLevelType w:val="multilevel"/>
    <w:tmpl w:val="A3C06B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5669C1"/>
    <w:multiLevelType w:val="hybridMultilevel"/>
    <w:tmpl w:val="9C9A27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A784A5D"/>
    <w:multiLevelType w:val="hybridMultilevel"/>
    <w:tmpl w:val="402C35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BE92BBA"/>
    <w:multiLevelType w:val="multilevel"/>
    <w:tmpl w:val="592A1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2DC41EB"/>
    <w:multiLevelType w:val="hybridMultilevel"/>
    <w:tmpl w:val="3A24CD48"/>
    <w:lvl w:ilvl="0" w:tplc="EEF6043C">
      <w:start w:val="1"/>
      <w:numFmt w:val="decimal"/>
      <w:lvlText w:val="%1."/>
      <w:lvlJc w:val="left"/>
      <w:pPr>
        <w:ind w:left="720" w:hanging="357"/>
      </w:pPr>
    </w:lvl>
    <w:lvl w:ilvl="1" w:tplc="C51A05FA">
      <w:start w:val="1"/>
      <w:numFmt w:val="lowerLetter"/>
      <w:lvlText w:val="%2."/>
      <w:lvlJc w:val="left"/>
      <w:pPr>
        <w:ind w:left="1440" w:hanging="357"/>
      </w:pPr>
    </w:lvl>
    <w:lvl w:ilvl="2" w:tplc="BDA2935A">
      <w:start w:val="1"/>
      <w:numFmt w:val="lowerRoman"/>
      <w:lvlText w:val="%3."/>
      <w:lvlJc w:val="right"/>
      <w:pPr>
        <w:ind w:left="2160" w:hanging="177"/>
      </w:pPr>
    </w:lvl>
    <w:lvl w:ilvl="3" w:tplc="69323D50">
      <w:start w:val="1"/>
      <w:numFmt w:val="decimal"/>
      <w:lvlText w:val="%4."/>
      <w:lvlJc w:val="left"/>
      <w:pPr>
        <w:ind w:left="2880" w:hanging="357"/>
      </w:pPr>
    </w:lvl>
    <w:lvl w:ilvl="4" w:tplc="9B34C10A">
      <w:start w:val="1"/>
      <w:numFmt w:val="lowerLetter"/>
      <w:lvlText w:val="%5."/>
      <w:lvlJc w:val="left"/>
      <w:pPr>
        <w:ind w:left="3600" w:hanging="357"/>
      </w:pPr>
    </w:lvl>
    <w:lvl w:ilvl="5" w:tplc="46D84D44">
      <w:start w:val="1"/>
      <w:numFmt w:val="lowerRoman"/>
      <w:lvlText w:val="%6."/>
      <w:lvlJc w:val="right"/>
      <w:pPr>
        <w:ind w:left="4320" w:hanging="177"/>
      </w:pPr>
    </w:lvl>
    <w:lvl w:ilvl="6" w:tplc="81901980">
      <w:start w:val="1"/>
      <w:numFmt w:val="decimal"/>
      <w:lvlText w:val="%7."/>
      <w:lvlJc w:val="left"/>
      <w:pPr>
        <w:ind w:left="5040" w:hanging="357"/>
      </w:pPr>
    </w:lvl>
    <w:lvl w:ilvl="7" w:tplc="C7E4337C">
      <w:start w:val="1"/>
      <w:numFmt w:val="lowerLetter"/>
      <w:lvlText w:val="%8."/>
      <w:lvlJc w:val="left"/>
      <w:pPr>
        <w:ind w:left="5760" w:hanging="357"/>
      </w:pPr>
    </w:lvl>
    <w:lvl w:ilvl="8" w:tplc="A7A28D38">
      <w:start w:val="1"/>
      <w:numFmt w:val="lowerRoman"/>
      <w:lvlText w:val="%9."/>
      <w:lvlJc w:val="right"/>
      <w:pPr>
        <w:ind w:left="6480" w:hanging="177"/>
      </w:pPr>
    </w:lvl>
  </w:abstractNum>
  <w:abstractNum w:abstractNumId="16" w15:restartNumberingAfterBreak="0">
    <w:nsid w:val="447B6D4C"/>
    <w:multiLevelType w:val="hybridMultilevel"/>
    <w:tmpl w:val="7D64F2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5FF078F"/>
    <w:multiLevelType w:val="hybridMultilevel"/>
    <w:tmpl w:val="EE827F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7D62C48"/>
    <w:multiLevelType w:val="hybridMultilevel"/>
    <w:tmpl w:val="E42644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E1259AB"/>
    <w:multiLevelType w:val="hybridMultilevel"/>
    <w:tmpl w:val="5F0CDE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FBB1183"/>
    <w:multiLevelType w:val="multilevel"/>
    <w:tmpl w:val="209687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43129E9"/>
    <w:multiLevelType w:val="multilevel"/>
    <w:tmpl w:val="2684D9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DF66160"/>
    <w:multiLevelType w:val="multilevel"/>
    <w:tmpl w:val="463CC73E"/>
    <w:lvl w:ilvl="0">
      <w:start w:val="1"/>
      <w:numFmt w:val="decimal"/>
      <w:pStyle w:val="Titre1"/>
      <w:lvlText w:val="%1"/>
      <w:lvlJc w:val="left"/>
      <w:pPr>
        <w:ind w:left="432" w:hanging="429"/>
      </w:pPr>
    </w:lvl>
    <w:lvl w:ilvl="1">
      <w:start w:val="1"/>
      <w:numFmt w:val="decimal"/>
      <w:pStyle w:val="Titre2"/>
      <w:lvlText w:val="%1.%2"/>
      <w:lvlJc w:val="left"/>
      <w:pPr>
        <w:ind w:left="576" w:hanging="573"/>
      </w:pPr>
    </w:lvl>
    <w:lvl w:ilvl="2">
      <w:start w:val="1"/>
      <w:numFmt w:val="decimal"/>
      <w:pStyle w:val="Titre3"/>
      <w:lvlText w:val="%1.%2.%3"/>
      <w:lvlJc w:val="left"/>
      <w:pPr>
        <w:ind w:left="720" w:hanging="717"/>
      </w:pPr>
    </w:lvl>
    <w:lvl w:ilvl="3">
      <w:start w:val="1"/>
      <w:numFmt w:val="decimal"/>
      <w:pStyle w:val="Titre4"/>
      <w:lvlText w:val="%1.%2.%3.%4"/>
      <w:lvlJc w:val="left"/>
      <w:pPr>
        <w:ind w:left="864" w:hanging="861"/>
      </w:pPr>
    </w:lvl>
    <w:lvl w:ilvl="4">
      <w:start w:val="1"/>
      <w:numFmt w:val="decimal"/>
      <w:pStyle w:val="Titre5"/>
      <w:lvlText w:val="%1.%2.%3.%4.%5"/>
      <w:lvlJc w:val="left"/>
      <w:pPr>
        <w:ind w:left="1008" w:hanging="1005"/>
      </w:pPr>
    </w:lvl>
    <w:lvl w:ilvl="5">
      <w:start w:val="1"/>
      <w:numFmt w:val="decimal"/>
      <w:pStyle w:val="Titre6"/>
      <w:lvlText w:val="%1.%2.%3.%4.%5.%6"/>
      <w:lvlJc w:val="left"/>
      <w:pPr>
        <w:ind w:left="1152" w:hanging="1149"/>
      </w:pPr>
    </w:lvl>
    <w:lvl w:ilvl="6">
      <w:start w:val="1"/>
      <w:numFmt w:val="decimal"/>
      <w:pStyle w:val="Titre7"/>
      <w:lvlText w:val="%1.%2.%3.%4.%5.%6.%7"/>
      <w:lvlJc w:val="left"/>
      <w:pPr>
        <w:ind w:left="1296" w:hanging="1293"/>
      </w:pPr>
    </w:lvl>
    <w:lvl w:ilvl="7">
      <w:start w:val="1"/>
      <w:numFmt w:val="decimal"/>
      <w:pStyle w:val="Titre8"/>
      <w:lvlText w:val="%1.%2.%3.%4.%5.%6.%7.%8"/>
      <w:lvlJc w:val="left"/>
      <w:pPr>
        <w:ind w:left="1440" w:hanging="1437"/>
      </w:pPr>
    </w:lvl>
    <w:lvl w:ilvl="8">
      <w:start w:val="1"/>
      <w:numFmt w:val="decimal"/>
      <w:pStyle w:val="Titre9"/>
      <w:lvlText w:val="%1.%2.%3.%4.%5.%6.%7.%8.%9"/>
      <w:lvlJc w:val="left"/>
      <w:pPr>
        <w:ind w:left="1584" w:hanging="1581"/>
      </w:pPr>
    </w:lvl>
  </w:abstractNum>
  <w:abstractNum w:abstractNumId="23" w15:restartNumberingAfterBreak="0">
    <w:nsid w:val="6F153A04"/>
    <w:multiLevelType w:val="hybridMultilevel"/>
    <w:tmpl w:val="D9E276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55F1856"/>
    <w:multiLevelType w:val="multilevel"/>
    <w:tmpl w:val="963887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C2F762E"/>
    <w:multiLevelType w:val="hybridMultilevel"/>
    <w:tmpl w:val="16BA3B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5"/>
  </w:num>
  <w:num w:numId="2">
    <w:abstractNumId w:val="22"/>
  </w:num>
  <w:num w:numId="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num>
  <w:num w:numId="5">
    <w:abstractNumId w:val="24"/>
  </w:num>
  <w:num w:numId="6">
    <w:abstractNumId w:val="21"/>
  </w:num>
  <w:num w:numId="7">
    <w:abstractNumId w:val="4"/>
  </w:num>
  <w:num w:numId="8">
    <w:abstractNumId w:val="20"/>
  </w:num>
  <w:num w:numId="9">
    <w:abstractNumId w:val="2"/>
  </w:num>
  <w:num w:numId="10">
    <w:abstractNumId w:val="23"/>
  </w:num>
  <w:num w:numId="11">
    <w:abstractNumId w:val="22"/>
  </w:num>
  <w:num w:numId="12">
    <w:abstractNumId w:val="19"/>
  </w:num>
  <w:num w:numId="13">
    <w:abstractNumId w:val="18"/>
  </w:num>
  <w:num w:numId="14">
    <w:abstractNumId w:val="16"/>
  </w:num>
  <w:num w:numId="15">
    <w:abstractNumId w:val="17"/>
  </w:num>
  <w:num w:numId="16">
    <w:abstractNumId w:val="0"/>
  </w:num>
  <w:num w:numId="17">
    <w:abstractNumId w:val="10"/>
  </w:num>
  <w:num w:numId="18">
    <w:abstractNumId w:val="8"/>
  </w:num>
  <w:num w:numId="19">
    <w:abstractNumId w:val="25"/>
  </w:num>
  <w:num w:numId="20">
    <w:abstractNumId w:val="14"/>
  </w:num>
  <w:num w:numId="21">
    <w:abstractNumId w:val="13"/>
  </w:num>
  <w:num w:numId="22">
    <w:abstractNumId w:val="3"/>
  </w:num>
  <w:num w:numId="23">
    <w:abstractNumId w:val="12"/>
  </w:num>
  <w:num w:numId="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
  </w:num>
  <w:num w:numId="27">
    <w:abstractNumId w:val="6"/>
  </w:num>
  <w:num w:numId="28">
    <w:abstractNumId w:val="5"/>
  </w:num>
  <w:num w:numId="29">
    <w:abstractNumId w:val="9"/>
  </w:num>
  <w:num w:numId="30">
    <w:abstractNumId w:val="9"/>
    <w:lvlOverride w:ilvl="2">
      <w:lvl w:ilvl="2">
        <w:numFmt w:val="decimal"/>
        <w:lvlText w:val="%3."/>
        <w:lvlJc w:val="left"/>
      </w:lvl>
    </w:lvlOverride>
  </w:num>
  <w:num w:numId="31">
    <w:abstractNumId w:val="9"/>
    <w:lvlOverride w:ilvl="2">
      <w:lvl w:ilvl="2">
        <w:numFmt w:val="decimal"/>
        <w:lvlText w:val="%3."/>
        <w:lvlJc w:val="left"/>
      </w:lvl>
    </w:lvlOverride>
    <w:lvlOverride w:ilvl="3">
      <w:lvl w:ilvl="3">
        <w:numFmt w:val="decimal"/>
        <w:lvlText w:val="%4."/>
        <w:lvlJc w:val="left"/>
      </w:lvl>
    </w:lvlOverride>
  </w:num>
  <w:num w:numId="32">
    <w:abstractNumId w:val="7"/>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OUTIN Stéphane">
    <w15:presenceInfo w15:providerId="AD" w15:userId="S-1-5-21-2959188526-1106337837-3164244429-121016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285C"/>
    <w:rsid w:val="00004F7C"/>
    <w:rsid w:val="00006262"/>
    <w:rsid w:val="000132AA"/>
    <w:rsid w:val="000205AA"/>
    <w:rsid w:val="00031E58"/>
    <w:rsid w:val="000415D9"/>
    <w:rsid w:val="000435B1"/>
    <w:rsid w:val="00046AB6"/>
    <w:rsid w:val="00052519"/>
    <w:rsid w:val="00052BDF"/>
    <w:rsid w:val="00060BAE"/>
    <w:rsid w:val="00061885"/>
    <w:rsid w:val="00065E86"/>
    <w:rsid w:val="00071F42"/>
    <w:rsid w:val="00084529"/>
    <w:rsid w:val="0009135D"/>
    <w:rsid w:val="00096D46"/>
    <w:rsid w:val="000B09C0"/>
    <w:rsid w:val="000B2281"/>
    <w:rsid w:val="000B3CD2"/>
    <w:rsid w:val="000C2CAE"/>
    <w:rsid w:val="000C7BB6"/>
    <w:rsid w:val="000D3002"/>
    <w:rsid w:val="000E0144"/>
    <w:rsid w:val="000F0BC7"/>
    <w:rsid w:val="000F19D5"/>
    <w:rsid w:val="000F2664"/>
    <w:rsid w:val="0010035B"/>
    <w:rsid w:val="001067FC"/>
    <w:rsid w:val="00107F04"/>
    <w:rsid w:val="00112059"/>
    <w:rsid w:val="001160CE"/>
    <w:rsid w:val="00117E9F"/>
    <w:rsid w:val="00121991"/>
    <w:rsid w:val="001250A3"/>
    <w:rsid w:val="001254DF"/>
    <w:rsid w:val="00134F94"/>
    <w:rsid w:val="0014285C"/>
    <w:rsid w:val="00142BB9"/>
    <w:rsid w:val="0015482E"/>
    <w:rsid w:val="00154C0F"/>
    <w:rsid w:val="00162AE9"/>
    <w:rsid w:val="00170B0E"/>
    <w:rsid w:val="0017599C"/>
    <w:rsid w:val="00176FE8"/>
    <w:rsid w:val="001835D0"/>
    <w:rsid w:val="00193029"/>
    <w:rsid w:val="001A551C"/>
    <w:rsid w:val="001A6B64"/>
    <w:rsid w:val="001B12C6"/>
    <w:rsid w:val="001B20BC"/>
    <w:rsid w:val="001B25B9"/>
    <w:rsid w:val="001B6525"/>
    <w:rsid w:val="001C11DD"/>
    <w:rsid w:val="001C5809"/>
    <w:rsid w:val="001D55BC"/>
    <w:rsid w:val="001D5C36"/>
    <w:rsid w:val="001E352B"/>
    <w:rsid w:val="001E44AB"/>
    <w:rsid w:val="001E7FCF"/>
    <w:rsid w:val="001F1FB0"/>
    <w:rsid w:val="001F6063"/>
    <w:rsid w:val="001F7F4E"/>
    <w:rsid w:val="002047E3"/>
    <w:rsid w:val="00210AE3"/>
    <w:rsid w:val="00211E65"/>
    <w:rsid w:val="00227A87"/>
    <w:rsid w:val="00234BC9"/>
    <w:rsid w:val="002351A6"/>
    <w:rsid w:val="00235A0E"/>
    <w:rsid w:val="00237F36"/>
    <w:rsid w:val="002428F6"/>
    <w:rsid w:val="00246343"/>
    <w:rsid w:val="00252949"/>
    <w:rsid w:val="00271AF0"/>
    <w:rsid w:val="00273A54"/>
    <w:rsid w:val="0028223D"/>
    <w:rsid w:val="0029558C"/>
    <w:rsid w:val="00296046"/>
    <w:rsid w:val="002B2444"/>
    <w:rsid w:val="002B4C3A"/>
    <w:rsid w:val="002C3D8A"/>
    <w:rsid w:val="002C7D2F"/>
    <w:rsid w:val="002D2123"/>
    <w:rsid w:val="002D49C8"/>
    <w:rsid w:val="002E0A32"/>
    <w:rsid w:val="002E174E"/>
    <w:rsid w:val="002E4426"/>
    <w:rsid w:val="002E72B1"/>
    <w:rsid w:val="002F0580"/>
    <w:rsid w:val="002F290E"/>
    <w:rsid w:val="002F49CF"/>
    <w:rsid w:val="002F724A"/>
    <w:rsid w:val="003008AD"/>
    <w:rsid w:val="00301ED8"/>
    <w:rsid w:val="0031016A"/>
    <w:rsid w:val="00310D35"/>
    <w:rsid w:val="00310E87"/>
    <w:rsid w:val="00315F83"/>
    <w:rsid w:val="00316BC4"/>
    <w:rsid w:val="00327285"/>
    <w:rsid w:val="00333CC4"/>
    <w:rsid w:val="00341F2F"/>
    <w:rsid w:val="00343B6B"/>
    <w:rsid w:val="0035344B"/>
    <w:rsid w:val="0036109B"/>
    <w:rsid w:val="00362704"/>
    <w:rsid w:val="00366ADA"/>
    <w:rsid w:val="00375201"/>
    <w:rsid w:val="003840EC"/>
    <w:rsid w:val="00392D9C"/>
    <w:rsid w:val="003A20FD"/>
    <w:rsid w:val="003A4456"/>
    <w:rsid w:val="003A676E"/>
    <w:rsid w:val="003A6EE9"/>
    <w:rsid w:val="003B5F49"/>
    <w:rsid w:val="003B7232"/>
    <w:rsid w:val="003C371F"/>
    <w:rsid w:val="003C7778"/>
    <w:rsid w:val="003C7B81"/>
    <w:rsid w:val="003E04FC"/>
    <w:rsid w:val="003E08DF"/>
    <w:rsid w:val="003F2C5D"/>
    <w:rsid w:val="00401D96"/>
    <w:rsid w:val="00403E00"/>
    <w:rsid w:val="004209A7"/>
    <w:rsid w:val="004233DF"/>
    <w:rsid w:val="004233FE"/>
    <w:rsid w:val="00452531"/>
    <w:rsid w:val="00453BE6"/>
    <w:rsid w:val="00454468"/>
    <w:rsid w:val="00455C1C"/>
    <w:rsid w:val="004603AF"/>
    <w:rsid w:val="004702BD"/>
    <w:rsid w:val="0047369C"/>
    <w:rsid w:val="0047728A"/>
    <w:rsid w:val="00481035"/>
    <w:rsid w:val="00493389"/>
    <w:rsid w:val="00493635"/>
    <w:rsid w:val="0049391B"/>
    <w:rsid w:val="004B0FCA"/>
    <w:rsid w:val="004B23FD"/>
    <w:rsid w:val="004B4E08"/>
    <w:rsid w:val="004C1892"/>
    <w:rsid w:val="004C3437"/>
    <w:rsid w:val="004C62E1"/>
    <w:rsid w:val="004C745C"/>
    <w:rsid w:val="004D5378"/>
    <w:rsid w:val="004E04E3"/>
    <w:rsid w:val="004E0A25"/>
    <w:rsid w:val="004F4F80"/>
    <w:rsid w:val="004F60EB"/>
    <w:rsid w:val="004F6F7E"/>
    <w:rsid w:val="0051129A"/>
    <w:rsid w:val="00515C43"/>
    <w:rsid w:val="005165CA"/>
    <w:rsid w:val="005169FA"/>
    <w:rsid w:val="005179CF"/>
    <w:rsid w:val="00530A66"/>
    <w:rsid w:val="005323A0"/>
    <w:rsid w:val="00536118"/>
    <w:rsid w:val="00537791"/>
    <w:rsid w:val="00537AC5"/>
    <w:rsid w:val="00546941"/>
    <w:rsid w:val="005507BD"/>
    <w:rsid w:val="005547D0"/>
    <w:rsid w:val="00555074"/>
    <w:rsid w:val="00562516"/>
    <w:rsid w:val="00574CDD"/>
    <w:rsid w:val="00576A99"/>
    <w:rsid w:val="00580A5F"/>
    <w:rsid w:val="0058595E"/>
    <w:rsid w:val="00590BC9"/>
    <w:rsid w:val="0059172A"/>
    <w:rsid w:val="00591D4E"/>
    <w:rsid w:val="00591DAE"/>
    <w:rsid w:val="005929FE"/>
    <w:rsid w:val="0059624B"/>
    <w:rsid w:val="005A14A8"/>
    <w:rsid w:val="005A34A0"/>
    <w:rsid w:val="005B2E2E"/>
    <w:rsid w:val="005B7236"/>
    <w:rsid w:val="005C3E1F"/>
    <w:rsid w:val="005C4E8D"/>
    <w:rsid w:val="005C5700"/>
    <w:rsid w:val="005C7B23"/>
    <w:rsid w:val="005D076B"/>
    <w:rsid w:val="005D1A61"/>
    <w:rsid w:val="005D353A"/>
    <w:rsid w:val="005D67FD"/>
    <w:rsid w:val="005E03FC"/>
    <w:rsid w:val="005E3CF5"/>
    <w:rsid w:val="005E3E85"/>
    <w:rsid w:val="005F0E86"/>
    <w:rsid w:val="00610604"/>
    <w:rsid w:val="00610D04"/>
    <w:rsid w:val="006138EA"/>
    <w:rsid w:val="00616423"/>
    <w:rsid w:val="00620C52"/>
    <w:rsid w:val="0062206D"/>
    <w:rsid w:val="00625B39"/>
    <w:rsid w:val="006266FC"/>
    <w:rsid w:val="006279E0"/>
    <w:rsid w:val="00633A45"/>
    <w:rsid w:val="006357DF"/>
    <w:rsid w:val="00640D3E"/>
    <w:rsid w:val="006565EC"/>
    <w:rsid w:val="00657326"/>
    <w:rsid w:val="00661D38"/>
    <w:rsid w:val="006647C2"/>
    <w:rsid w:val="00664B4A"/>
    <w:rsid w:val="00672E5E"/>
    <w:rsid w:val="00680857"/>
    <w:rsid w:val="0068160C"/>
    <w:rsid w:val="00686196"/>
    <w:rsid w:val="0069072F"/>
    <w:rsid w:val="00690B9D"/>
    <w:rsid w:val="0069377B"/>
    <w:rsid w:val="00694418"/>
    <w:rsid w:val="006949F6"/>
    <w:rsid w:val="006A21F3"/>
    <w:rsid w:val="006A42CF"/>
    <w:rsid w:val="006C62E8"/>
    <w:rsid w:val="006C6CCF"/>
    <w:rsid w:val="006D48D6"/>
    <w:rsid w:val="006E34CF"/>
    <w:rsid w:val="006E5C87"/>
    <w:rsid w:val="006E6E97"/>
    <w:rsid w:val="006F0D8C"/>
    <w:rsid w:val="006F23B2"/>
    <w:rsid w:val="006F401A"/>
    <w:rsid w:val="006F4500"/>
    <w:rsid w:val="00701905"/>
    <w:rsid w:val="00704623"/>
    <w:rsid w:val="007100B2"/>
    <w:rsid w:val="00721B01"/>
    <w:rsid w:val="0072782B"/>
    <w:rsid w:val="00760FF1"/>
    <w:rsid w:val="007638C9"/>
    <w:rsid w:val="0077084F"/>
    <w:rsid w:val="007738B0"/>
    <w:rsid w:val="00777A8D"/>
    <w:rsid w:val="00782BF6"/>
    <w:rsid w:val="00797906"/>
    <w:rsid w:val="007A50C7"/>
    <w:rsid w:val="007A5877"/>
    <w:rsid w:val="007B2926"/>
    <w:rsid w:val="007B4A1D"/>
    <w:rsid w:val="007B67E7"/>
    <w:rsid w:val="007C1E3C"/>
    <w:rsid w:val="007C1E87"/>
    <w:rsid w:val="007C21A6"/>
    <w:rsid w:val="007C4A72"/>
    <w:rsid w:val="007D3CC0"/>
    <w:rsid w:val="007D5C2C"/>
    <w:rsid w:val="007E6F49"/>
    <w:rsid w:val="007F443D"/>
    <w:rsid w:val="007F7FCE"/>
    <w:rsid w:val="008077C0"/>
    <w:rsid w:val="00811323"/>
    <w:rsid w:val="008226F6"/>
    <w:rsid w:val="00823140"/>
    <w:rsid w:val="0083593B"/>
    <w:rsid w:val="00835C27"/>
    <w:rsid w:val="00842DEF"/>
    <w:rsid w:val="008530CB"/>
    <w:rsid w:val="0085422D"/>
    <w:rsid w:val="00856D89"/>
    <w:rsid w:val="00860837"/>
    <w:rsid w:val="00862E09"/>
    <w:rsid w:val="008674A2"/>
    <w:rsid w:val="00873A67"/>
    <w:rsid w:val="008853EB"/>
    <w:rsid w:val="00890247"/>
    <w:rsid w:val="00892220"/>
    <w:rsid w:val="00893C75"/>
    <w:rsid w:val="00897EE5"/>
    <w:rsid w:val="008A066D"/>
    <w:rsid w:val="008A15AA"/>
    <w:rsid w:val="008A2D34"/>
    <w:rsid w:val="008A7318"/>
    <w:rsid w:val="008B70B4"/>
    <w:rsid w:val="008B7B06"/>
    <w:rsid w:val="008C3B14"/>
    <w:rsid w:val="008D244A"/>
    <w:rsid w:val="008D4A91"/>
    <w:rsid w:val="008D75B2"/>
    <w:rsid w:val="008E083B"/>
    <w:rsid w:val="008E5A39"/>
    <w:rsid w:val="008F0DAD"/>
    <w:rsid w:val="008F2A2E"/>
    <w:rsid w:val="00912536"/>
    <w:rsid w:val="009144A1"/>
    <w:rsid w:val="00914E98"/>
    <w:rsid w:val="00915841"/>
    <w:rsid w:val="009165B4"/>
    <w:rsid w:val="00916E1F"/>
    <w:rsid w:val="00923543"/>
    <w:rsid w:val="009244BD"/>
    <w:rsid w:val="009262C1"/>
    <w:rsid w:val="00930108"/>
    <w:rsid w:val="0094059C"/>
    <w:rsid w:val="00951139"/>
    <w:rsid w:val="00952177"/>
    <w:rsid w:val="00964090"/>
    <w:rsid w:val="009725B6"/>
    <w:rsid w:val="0099221A"/>
    <w:rsid w:val="0099586D"/>
    <w:rsid w:val="009C0C1D"/>
    <w:rsid w:val="009C2851"/>
    <w:rsid w:val="009D45BF"/>
    <w:rsid w:val="009D4938"/>
    <w:rsid w:val="009D730F"/>
    <w:rsid w:val="009E0DD9"/>
    <w:rsid w:val="009E3830"/>
    <w:rsid w:val="009F205C"/>
    <w:rsid w:val="009F2D91"/>
    <w:rsid w:val="009F36A3"/>
    <w:rsid w:val="009F3BFB"/>
    <w:rsid w:val="009F66FA"/>
    <w:rsid w:val="00A04ED6"/>
    <w:rsid w:val="00A07B3D"/>
    <w:rsid w:val="00A11523"/>
    <w:rsid w:val="00A132E1"/>
    <w:rsid w:val="00A15A06"/>
    <w:rsid w:val="00A23A7D"/>
    <w:rsid w:val="00A25530"/>
    <w:rsid w:val="00A266FE"/>
    <w:rsid w:val="00A33315"/>
    <w:rsid w:val="00A36469"/>
    <w:rsid w:val="00A37A99"/>
    <w:rsid w:val="00A43A81"/>
    <w:rsid w:val="00A4461D"/>
    <w:rsid w:val="00A458E5"/>
    <w:rsid w:val="00A53BC4"/>
    <w:rsid w:val="00A5585D"/>
    <w:rsid w:val="00A64808"/>
    <w:rsid w:val="00A66CB8"/>
    <w:rsid w:val="00A70E39"/>
    <w:rsid w:val="00A71A19"/>
    <w:rsid w:val="00A75B1D"/>
    <w:rsid w:val="00A76046"/>
    <w:rsid w:val="00A81E50"/>
    <w:rsid w:val="00A92845"/>
    <w:rsid w:val="00A936E8"/>
    <w:rsid w:val="00AA0EF6"/>
    <w:rsid w:val="00AB7594"/>
    <w:rsid w:val="00AC431C"/>
    <w:rsid w:val="00AD5949"/>
    <w:rsid w:val="00AE3237"/>
    <w:rsid w:val="00AE57FF"/>
    <w:rsid w:val="00AE5BD1"/>
    <w:rsid w:val="00AE61D2"/>
    <w:rsid w:val="00AF0118"/>
    <w:rsid w:val="00AF4B2A"/>
    <w:rsid w:val="00AF53B8"/>
    <w:rsid w:val="00AF5954"/>
    <w:rsid w:val="00AF641C"/>
    <w:rsid w:val="00B00D6B"/>
    <w:rsid w:val="00B05056"/>
    <w:rsid w:val="00B07938"/>
    <w:rsid w:val="00B11A9B"/>
    <w:rsid w:val="00B14F31"/>
    <w:rsid w:val="00B364A5"/>
    <w:rsid w:val="00B46249"/>
    <w:rsid w:val="00B5422C"/>
    <w:rsid w:val="00B54484"/>
    <w:rsid w:val="00B54C5D"/>
    <w:rsid w:val="00B57B7A"/>
    <w:rsid w:val="00B6140F"/>
    <w:rsid w:val="00B61D00"/>
    <w:rsid w:val="00B75273"/>
    <w:rsid w:val="00B823ED"/>
    <w:rsid w:val="00B87A12"/>
    <w:rsid w:val="00B90E56"/>
    <w:rsid w:val="00B9240E"/>
    <w:rsid w:val="00BA2C86"/>
    <w:rsid w:val="00BA745C"/>
    <w:rsid w:val="00BA7BCA"/>
    <w:rsid w:val="00BB4F33"/>
    <w:rsid w:val="00BD6DEA"/>
    <w:rsid w:val="00BE1C0F"/>
    <w:rsid w:val="00BE7838"/>
    <w:rsid w:val="00C008BC"/>
    <w:rsid w:val="00C15729"/>
    <w:rsid w:val="00C1753E"/>
    <w:rsid w:val="00C22761"/>
    <w:rsid w:val="00C3029E"/>
    <w:rsid w:val="00C34F18"/>
    <w:rsid w:val="00C5467B"/>
    <w:rsid w:val="00C55174"/>
    <w:rsid w:val="00C70928"/>
    <w:rsid w:val="00C735AE"/>
    <w:rsid w:val="00C77B8A"/>
    <w:rsid w:val="00C930BF"/>
    <w:rsid w:val="00CA7AD1"/>
    <w:rsid w:val="00CB7F31"/>
    <w:rsid w:val="00CC1C0A"/>
    <w:rsid w:val="00CC1D60"/>
    <w:rsid w:val="00CC2BAA"/>
    <w:rsid w:val="00CC45C0"/>
    <w:rsid w:val="00CD6F16"/>
    <w:rsid w:val="00CD6F57"/>
    <w:rsid w:val="00CD731F"/>
    <w:rsid w:val="00CD795D"/>
    <w:rsid w:val="00CE2A48"/>
    <w:rsid w:val="00CE690F"/>
    <w:rsid w:val="00CE7181"/>
    <w:rsid w:val="00CF06A5"/>
    <w:rsid w:val="00CF7A21"/>
    <w:rsid w:val="00D05532"/>
    <w:rsid w:val="00D0640A"/>
    <w:rsid w:val="00D1447D"/>
    <w:rsid w:val="00D16C5B"/>
    <w:rsid w:val="00D31AF1"/>
    <w:rsid w:val="00D33C2E"/>
    <w:rsid w:val="00D3487D"/>
    <w:rsid w:val="00D47229"/>
    <w:rsid w:val="00D57426"/>
    <w:rsid w:val="00D6374C"/>
    <w:rsid w:val="00D72A17"/>
    <w:rsid w:val="00D778E4"/>
    <w:rsid w:val="00D779E5"/>
    <w:rsid w:val="00D81C79"/>
    <w:rsid w:val="00D840DD"/>
    <w:rsid w:val="00D940AA"/>
    <w:rsid w:val="00D96B76"/>
    <w:rsid w:val="00DA337F"/>
    <w:rsid w:val="00DA3E33"/>
    <w:rsid w:val="00DA5519"/>
    <w:rsid w:val="00DB2058"/>
    <w:rsid w:val="00DB61D5"/>
    <w:rsid w:val="00DB657C"/>
    <w:rsid w:val="00DC6F74"/>
    <w:rsid w:val="00DC73C6"/>
    <w:rsid w:val="00DD6827"/>
    <w:rsid w:val="00DD77EC"/>
    <w:rsid w:val="00DE568D"/>
    <w:rsid w:val="00DF191A"/>
    <w:rsid w:val="00E015D7"/>
    <w:rsid w:val="00E0657E"/>
    <w:rsid w:val="00E12871"/>
    <w:rsid w:val="00E158C8"/>
    <w:rsid w:val="00E15AD8"/>
    <w:rsid w:val="00E26985"/>
    <w:rsid w:val="00E33BE9"/>
    <w:rsid w:val="00E379E1"/>
    <w:rsid w:val="00E4279B"/>
    <w:rsid w:val="00E4286F"/>
    <w:rsid w:val="00E4437F"/>
    <w:rsid w:val="00E53BD3"/>
    <w:rsid w:val="00E56B4A"/>
    <w:rsid w:val="00E61479"/>
    <w:rsid w:val="00E64F6C"/>
    <w:rsid w:val="00E67275"/>
    <w:rsid w:val="00E74CDB"/>
    <w:rsid w:val="00E84116"/>
    <w:rsid w:val="00E913C1"/>
    <w:rsid w:val="00EA4D39"/>
    <w:rsid w:val="00EA7180"/>
    <w:rsid w:val="00EB365B"/>
    <w:rsid w:val="00EB7EC6"/>
    <w:rsid w:val="00EC17EB"/>
    <w:rsid w:val="00EC2BB9"/>
    <w:rsid w:val="00EC3C3E"/>
    <w:rsid w:val="00EC56A9"/>
    <w:rsid w:val="00EC75F2"/>
    <w:rsid w:val="00ED1CBD"/>
    <w:rsid w:val="00ED397F"/>
    <w:rsid w:val="00ED56AB"/>
    <w:rsid w:val="00ED61E5"/>
    <w:rsid w:val="00EE0BB8"/>
    <w:rsid w:val="00EE2369"/>
    <w:rsid w:val="00EE3376"/>
    <w:rsid w:val="00EE579D"/>
    <w:rsid w:val="00EF73EC"/>
    <w:rsid w:val="00F01889"/>
    <w:rsid w:val="00F0641E"/>
    <w:rsid w:val="00F2407E"/>
    <w:rsid w:val="00F2452E"/>
    <w:rsid w:val="00F41AC8"/>
    <w:rsid w:val="00F53736"/>
    <w:rsid w:val="00F54608"/>
    <w:rsid w:val="00F550B0"/>
    <w:rsid w:val="00F56AF9"/>
    <w:rsid w:val="00F571E3"/>
    <w:rsid w:val="00F5728D"/>
    <w:rsid w:val="00F65F0A"/>
    <w:rsid w:val="00F73099"/>
    <w:rsid w:val="00F73DB2"/>
    <w:rsid w:val="00F81A2C"/>
    <w:rsid w:val="00F92B3B"/>
    <w:rsid w:val="00F97548"/>
    <w:rsid w:val="00FA18C2"/>
    <w:rsid w:val="00FA2DFF"/>
    <w:rsid w:val="00FA31EA"/>
    <w:rsid w:val="00FA3E67"/>
    <w:rsid w:val="00FA42D7"/>
    <w:rsid w:val="00FA4541"/>
    <w:rsid w:val="00FB0247"/>
    <w:rsid w:val="00FB2437"/>
    <w:rsid w:val="00FB2BED"/>
    <w:rsid w:val="00FB33A9"/>
    <w:rsid w:val="00FB4893"/>
    <w:rsid w:val="00FB4D20"/>
    <w:rsid w:val="00FB5158"/>
    <w:rsid w:val="00FC0AED"/>
    <w:rsid w:val="00FC0EB9"/>
    <w:rsid w:val="00FD4BD9"/>
    <w:rsid w:val="00FD7B4B"/>
    <w:rsid w:val="00FE0C90"/>
    <w:rsid w:val="00FF48C3"/>
    <w:rsid w:val="00FF6480"/>
    <w:rsid w:val="00FF69CE"/>
    <w:rsid w:val="00FF7E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6C82EC"/>
  <w15:docId w15:val="{1E91D8EF-7CD6-45BB-A5F0-070B50816B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fr-FR" w:eastAsia="en-US" w:bidi="ar-SA"/>
      </w:rPr>
    </w:rPrDefault>
    <w:pPrDefault>
      <w:pPr>
        <w:pBdr>
          <w:top w:val="none" w:sz="4" w:space="0" w:color="000000"/>
          <w:left w:val="none" w:sz="4" w:space="0" w:color="000000"/>
          <w:bottom w:val="none" w:sz="4" w:space="0" w:color="000000"/>
          <w:right w:val="none" w:sz="4" w:space="0" w:color="000000"/>
          <w:between w:val="none" w:sz="4" w:space="0" w:color="000000"/>
        </w:pBd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pPr>
      <w:keepNext/>
      <w:keepLines/>
      <w:numPr>
        <w:numId w:val="2"/>
      </w:numPr>
      <w:spacing w:before="240" w:after="0"/>
      <w:outlineLvl w:val="0"/>
    </w:pPr>
    <w:rPr>
      <w:rFonts w:ascii="Calibri Light" w:eastAsia="Calibri Light" w:hAnsi="Calibri Light" w:cs="Calibri Light"/>
      <w:color w:val="2E74B5" w:themeColor="accent1" w:themeShade="BF"/>
      <w:sz w:val="32"/>
      <w:szCs w:val="32"/>
    </w:rPr>
  </w:style>
  <w:style w:type="paragraph" w:styleId="Titre2">
    <w:name w:val="heading 2"/>
    <w:basedOn w:val="Normal"/>
    <w:next w:val="Normal"/>
    <w:link w:val="Titre2Car"/>
    <w:uiPriority w:val="9"/>
    <w:unhideWhenUsed/>
    <w:qFormat/>
    <w:pPr>
      <w:keepNext/>
      <w:keepLines/>
      <w:numPr>
        <w:ilvl w:val="1"/>
        <w:numId w:val="2"/>
      </w:numPr>
      <w:spacing w:before="40" w:after="0"/>
      <w:outlineLvl w:val="1"/>
    </w:pPr>
    <w:rPr>
      <w:rFonts w:ascii="Calibri Light" w:eastAsia="Calibri Light" w:hAnsi="Calibri Light" w:cs="Calibri Light"/>
      <w:color w:val="2E74B5" w:themeColor="accent1" w:themeShade="BF"/>
      <w:sz w:val="26"/>
      <w:szCs w:val="26"/>
    </w:rPr>
  </w:style>
  <w:style w:type="paragraph" w:styleId="Titre3">
    <w:name w:val="heading 3"/>
    <w:basedOn w:val="Normal"/>
    <w:next w:val="Normal"/>
    <w:link w:val="Titre3Car"/>
    <w:uiPriority w:val="9"/>
    <w:unhideWhenUsed/>
    <w:qFormat/>
    <w:pPr>
      <w:keepNext/>
      <w:keepLines/>
      <w:numPr>
        <w:ilvl w:val="2"/>
        <w:numId w:val="2"/>
      </w:numPr>
      <w:spacing w:before="40" w:after="0"/>
      <w:outlineLvl w:val="2"/>
    </w:pPr>
    <w:rPr>
      <w:rFonts w:ascii="Calibri Light" w:eastAsia="Calibri Light" w:hAnsi="Calibri Light" w:cs="Calibri Light"/>
      <w:color w:val="373688"/>
      <w:sz w:val="24"/>
      <w:szCs w:val="24"/>
    </w:rPr>
  </w:style>
  <w:style w:type="paragraph" w:styleId="Titre4">
    <w:name w:val="heading 4"/>
    <w:basedOn w:val="Normal"/>
    <w:next w:val="Normal"/>
    <w:link w:val="Titre4Car"/>
    <w:uiPriority w:val="9"/>
    <w:unhideWhenUsed/>
    <w:qFormat/>
    <w:pPr>
      <w:keepNext/>
      <w:keepLines/>
      <w:numPr>
        <w:ilvl w:val="3"/>
        <w:numId w:val="2"/>
      </w:numPr>
      <w:spacing w:before="40" w:after="0"/>
      <w:outlineLvl w:val="3"/>
    </w:pPr>
    <w:rPr>
      <w:rFonts w:ascii="Calibri Light" w:eastAsia="Calibri Light" w:hAnsi="Calibri Light" w:cs="Calibri Light"/>
      <w:i/>
      <w:iCs/>
      <w:color w:val="373688"/>
    </w:rPr>
  </w:style>
  <w:style w:type="paragraph" w:styleId="Titre5">
    <w:name w:val="heading 5"/>
    <w:basedOn w:val="Normal"/>
    <w:next w:val="Normal"/>
    <w:link w:val="Titre5Car"/>
    <w:uiPriority w:val="9"/>
    <w:semiHidden/>
    <w:unhideWhenUsed/>
    <w:qFormat/>
    <w:pPr>
      <w:keepNext/>
      <w:keepLines/>
      <w:numPr>
        <w:ilvl w:val="4"/>
        <w:numId w:val="2"/>
      </w:numPr>
      <w:spacing w:before="40" w:after="0"/>
      <w:outlineLvl w:val="4"/>
    </w:pPr>
    <w:rPr>
      <w:rFonts w:ascii="Calibri Light" w:eastAsia="Calibri Light" w:hAnsi="Calibri Light" w:cs="Calibri Light"/>
      <w:color w:val="2E74B5" w:themeColor="accent1" w:themeShade="BF"/>
    </w:rPr>
  </w:style>
  <w:style w:type="paragraph" w:styleId="Titre6">
    <w:name w:val="heading 6"/>
    <w:basedOn w:val="Normal"/>
    <w:next w:val="Normal"/>
    <w:link w:val="Titre6Car"/>
    <w:uiPriority w:val="9"/>
    <w:semiHidden/>
    <w:unhideWhenUsed/>
    <w:qFormat/>
    <w:pPr>
      <w:keepNext/>
      <w:keepLines/>
      <w:numPr>
        <w:ilvl w:val="5"/>
        <w:numId w:val="2"/>
      </w:numPr>
      <w:spacing w:before="40" w:after="0"/>
      <w:outlineLvl w:val="5"/>
    </w:pPr>
    <w:rPr>
      <w:rFonts w:ascii="Calibri Light" w:eastAsia="Calibri Light" w:hAnsi="Calibri Light" w:cs="Calibri Light"/>
      <w:color w:val="1F4D78" w:themeColor="accent1" w:themeShade="7F"/>
    </w:rPr>
  </w:style>
  <w:style w:type="paragraph" w:styleId="Titre7">
    <w:name w:val="heading 7"/>
    <w:basedOn w:val="Normal"/>
    <w:next w:val="Normal"/>
    <w:link w:val="Titre7Car"/>
    <w:uiPriority w:val="9"/>
    <w:semiHidden/>
    <w:unhideWhenUsed/>
    <w:qFormat/>
    <w:pPr>
      <w:keepNext/>
      <w:keepLines/>
      <w:numPr>
        <w:ilvl w:val="6"/>
        <w:numId w:val="2"/>
      </w:numPr>
      <w:spacing w:before="40" w:after="0"/>
      <w:outlineLvl w:val="6"/>
    </w:pPr>
    <w:rPr>
      <w:rFonts w:ascii="Calibri Light" w:eastAsia="Calibri Light" w:hAnsi="Calibri Light" w:cs="Calibri Light"/>
      <w:i/>
      <w:iCs/>
      <w:color w:val="1F4D78" w:themeColor="accent1" w:themeShade="7F"/>
    </w:rPr>
  </w:style>
  <w:style w:type="paragraph" w:styleId="Titre8">
    <w:name w:val="heading 8"/>
    <w:basedOn w:val="Normal"/>
    <w:next w:val="Normal"/>
    <w:link w:val="Titre8Car"/>
    <w:uiPriority w:val="9"/>
    <w:semiHidden/>
    <w:unhideWhenUsed/>
    <w:qFormat/>
    <w:pPr>
      <w:keepNext/>
      <w:keepLines/>
      <w:numPr>
        <w:ilvl w:val="7"/>
        <w:numId w:val="2"/>
      </w:numPr>
      <w:spacing w:before="40" w:after="0"/>
      <w:outlineLvl w:val="7"/>
    </w:pPr>
    <w:rPr>
      <w:rFonts w:ascii="Calibri Light" w:eastAsia="Calibri Light" w:hAnsi="Calibri Light" w:cs="Calibri Light"/>
      <w:color w:val="272727" w:themeColor="text1" w:themeTint="D8"/>
      <w:sz w:val="21"/>
      <w:szCs w:val="21"/>
    </w:rPr>
  </w:style>
  <w:style w:type="paragraph" w:styleId="Titre9">
    <w:name w:val="heading 9"/>
    <w:basedOn w:val="Normal"/>
    <w:next w:val="Normal"/>
    <w:link w:val="Titre9Car"/>
    <w:uiPriority w:val="9"/>
    <w:semiHidden/>
    <w:unhideWhenUsed/>
    <w:qFormat/>
    <w:pPr>
      <w:keepNext/>
      <w:keepLines/>
      <w:numPr>
        <w:ilvl w:val="8"/>
        <w:numId w:val="2"/>
      </w:numPr>
      <w:spacing w:before="40" w:after="0"/>
      <w:outlineLvl w:val="8"/>
    </w:pPr>
    <w:rPr>
      <w:rFonts w:ascii="Calibri Light" w:eastAsia="Calibri Light" w:hAnsi="Calibri Light" w:cs="Calibri Light"/>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leChar">
    <w:name w:val="Title Char"/>
    <w:basedOn w:val="Policepardfaut"/>
    <w:uiPriority w:val="10"/>
    <w:rPr>
      <w:sz w:val="48"/>
      <w:szCs w:val="48"/>
    </w:rPr>
  </w:style>
  <w:style w:type="character" w:customStyle="1" w:styleId="SubtitleChar">
    <w:name w:val="Subtitle Char"/>
    <w:basedOn w:val="Policepardfaut"/>
    <w:uiPriority w:val="11"/>
    <w:rPr>
      <w:sz w:val="24"/>
      <w:szCs w:val="24"/>
    </w:rPr>
  </w:style>
  <w:style w:type="character" w:customStyle="1" w:styleId="QuoteChar">
    <w:name w:val="Quote Char"/>
    <w:uiPriority w:val="29"/>
    <w:rPr>
      <w:i/>
    </w:rPr>
  </w:style>
  <w:style w:type="character" w:customStyle="1" w:styleId="FootnoteTextChar">
    <w:name w:val="Footnote Text Char"/>
    <w:uiPriority w:val="99"/>
    <w:rPr>
      <w:sz w:val="18"/>
    </w:rPr>
  </w:style>
  <w:style w:type="character" w:customStyle="1" w:styleId="Heading1Char">
    <w:name w:val="Heading 1 Char"/>
    <w:basedOn w:val="Policepardfaut"/>
    <w:uiPriority w:val="9"/>
    <w:rPr>
      <w:rFonts w:ascii="Arial" w:eastAsia="Arial" w:hAnsi="Arial" w:cs="Arial"/>
      <w:sz w:val="40"/>
      <w:szCs w:val="40"/>
    </w:rPr>
  </w:style>
  <w:style w:type="character" w:customStyle="1" w:styleId="Heading2Char">
    <w:name w:val="Heading 2 Char"/>
    <w:basedOn w:val="Policepardfaut"/>
    <w:uiPriority w:val="9"/>
    <w:rPr>
      <w:rFonts w:ascii="Arial" w:eastAsia="Arial" w:hAnsi="Arial" w:cs="Arial"/>
      <w:sz w:val="34"/>
    </w:rPr>
  </w:style>
  <w:style w:type="character" w:customStyle="1" w:styleId="Heading3Char">
    <w:name w:val="Heading 3 Char"/>
    <w:basedOn w:val="Policepardfaut"/>
    <w:uiPriority w:val="9"/>
    <w:rPr>
      <w:rFonts w:ascii="Arial" w:eastAsia="Arial" w:hAnsi="Arial" w:cs="Arial"/>
      <w:sz w:val="30"/>
      <w:szCs w:val="30"/>
    </w:rPr>
  </w:style>
  <w:style w:type="character" w:customStyle="1" w:styleId="Heading4Char">
    <w:name w:val="Heading 4 Char"/>
    <w:basedOn w:val="Policepardfaut"/>
    <w:uiPriority w:val="9"/>
    <w:rPr>
      <w:rFonts w:ascii="Arial" w:eastAsia="Arial" w:hAnsi="Arial" w:cs="Arial"/>
      <w:b/>
      <w:bCs/>
      <w:sz w:val="26"/>
      <w:szCs w:val="26"/>
    </w:rPr>
  </w:style>
  <w:style w:type="character" w:customStyle="1" w:styleId="Heading5Char">
    <w:name w:val="Heading 5 Char"/>
    <w:basedOn w:val="Policepardfaut"/>
    <w:uiPriority w:val="9"/>
    <w:rPr>
      <w:rFonts w:ascii="Arial" w:eastAsia="Arial" w:hAnsi="Arial" w:cs="Arial"/>
      <w:b/>
      <w:bCs/>
      <w:sz w:val="24"/>
      <w:szCs w:val="24"/>
    </w:rPr>
  </w:style>
  <w:style w:type="character" w:customStyle="1" w:styleId="Heading6Char">
    <w:name w:val="Heading 6 Char"/>
    <w:basedOn w:val="Policepardfaut"/>
    <w:uiPriority w:val="9"/>
    <w:rPr>
      <w:rFonts w:ascii="Arial" w:eastAsia="Arial" w:hAnsi="Arial" w:cs="Arial"/>
      <w:b/>
      <w:bCs/>
      <w:sz w:val="22"/>
      <w:szCs w:val="22"/>
    </w:rPr>
  </w:style>
  <w:style w:type="character" w:customStyle="1" w:styleId="Heading7Char">
    <w:name w:val="Heading 7 Char"/>
    <w:basedOn w:val="Policepardfaut"/>
    <w:uiPriority w:val="9"/>
    <w:rPr>
      <w:rFonts w:ascii="Arial" w:eastAsia="Arial" w:hAnsi="Arial" w:cs="Arial"/>
      <w:b/>
      <w:bCs/>
      <w:i/>
      <w:iCs/>
      <w:sz w:val="22"/>
      <w:szCs w:val="22"/>
    </w:rPr>
  </w:style>
  <w:style w:type="character" w:customStyle="1" w:styleId="Heading8Char">
    <w:name w:val="Heading 8 Char"/>
    <w:basedOn w:val="Policepardfaut"/>
    <w:uiPriority w:val="9"/>
    <w:rPr>
      <w:rFonts w:ascii="Arial" w:eastAsia="Arial" w:hAnsi="Arial" w:cs="Arial"/>
      <w:i/>
      <w:iCs/>
      <w:sz w:val="22"/>
      <w:szCs w:val="22"/>
    </w:rPr>
  </w:style>
  <w:style w:type="character" w:customStyle="1" w:styleId="Heading9Char">
    <w:name w:val="Heading 9 Char"/>
    <w:basedOn w:val="Policepardfaut"/>
    <w:uiPriority w:val="9"/>
    <w:rPr>
      <w:rFonts w:ascii="Arial" w:eastAsia="Arial" w:hAnsi="Arial" w:cs="Arial"/>
      <w:i/>
      <w:iCs/>
      <w:sz w:val="21"/>
      <w:szCs w:val="21"/>
    </w:rPr>
  </w:style>
  <w:style w:type="paragraph" w:styleId="Sansinterligne">
    <w:name w:val="No Spacing"/>
    <w:uiPriority w:val="1"/>
    <w:qFormat/>
    <w:pPr>
      <w:spacing w:after="0" w:line="240" w:lineRule="auto"/>
    </w:pPr>
  </w:style>
  <w:style w:type="paragraph" w:styleId="Titre">
    <w:name w:val="Title"/>
    <w:basedOn w:val="Normal"/>
    <w:next w:val="Normal"/>
    <w:link w:val="TitreCar"/>
    <w:uiPriority w:val="10"/>
    <w:qFormat/>
    <w:pPr>
      <w:spacing w:before="300" w:after="200"/>
      <w:contextualSpacing/>
    </w:pPr>
    <w:rPr>
      <w:sz w:val="48"/>
      <w:szCs w:val="48"/>
    </w:rPr>
  </w:style>
  <w:style w:type="character" w:customStyle="1" w:styleId="TitreCar">
    <w:name w:val="Titre Car"/>
    <w:basedOn w:val="Policepardfaut"/>
    <w:link w:val="Titre"/>
    <w:uiPriority w:val="10"/>
    <w:rPr>
      <w:sz w:val="48"/>
      <w:szCs w:val="48"/>
    </w:rPr>
  </w:style>
  <w:style w:type="paragraph" w:styleId="Sous-titre">
    <w:name w:val="Subtitle"/>
    <w:basedOn w:val="Normal"/>
    <w:next w:val="Normal"/>
    <w:link w:val="Sous-titreCar"/>
    <w:uiPriority w:val="11"/>
    <w:qFormat/>
    <w:pPr>
      <w:spacing w:before="200" w:after="200"/>
    </w:pPr>
    <w:rPr>
      <w:sz w:val="24"/>
      <w:szCs w:val="24"/>
    </w:rPr>
  </w:style>
  <w:style w:type="character" w:customStyle="1" w:styleId="Sous-titreCar">
    <w:name w:val="Sous-titre Car"/>
    <w:basedOn w:val="Policepardfaut"/>
    <w:link w:val="Sous-titre"/>
    <w:uiPriority w:val="11"/>
    <w:rPr>
      <w:sz w:val="24"/>
      <w:szCs w:val="24"/>
    </w:rPr>
  </w:style>
  <w:style w:type="paragraph" w:styleId="Citation">
    <w:name w:val="Quote"/>
    <w:basedOn w:val="Normal"/>
    <w:next w:val="Normal"/>
    <w:link w:val="CitationCar"/>
    <w:uiPriority w:val="29"/>
    <w:qFormat/>
    <w:pPr>
      <w:ind w:left="720" w:right="720"/>
    </w:pPr>
    <w:rPr>
      <w:i/>
    </w:rPr>
  </w:style>
  <w:style w:type="character" w:customStyle="1" w:styleId="CitationCar">
    <w:name w:val="Citation Car"/>
    <w:link w:val="Citation"/>
    <w:uiPriority w:val="29"/>
    <w:rPr>
      <w:i/>
    </w:rPr>
  </w:style>
  <w:style w:type="character" w:customStyle="1" w:styleId="IntenseQuoteChar">
    <w:name w:val="Intense Quote Char"/>
    <w:uiPriority w:val="30"/>
    <w:rPr>
      <w:i/>
    </w:rPr>
  </w:style>
  <w:style w:type="character" w:customStyle="1" w:styleId="HeaderChar">
    <w:name w:val="Header Char"/>
    <w:basedOn w:val="Policepardfaut"/>
    <w:uiPriority w:val="99"/>
  </w:style>
  <w:style w:type="character" w:customStyle="1" w:styleId="FooterChar">
    <w:name w:val="Footer Char"/>
    <w:basedOn w:val="Policepardfaut"/>
    <w:uiPriority w:val="99"/>
  </w:style>
  <w:style w:type="table" w:customStyle="1" w:styleId="Lined">
    <w:name w:val="Lined"/>
    <w:basedOn w:val="TableauNormal"/>
    <w:uiPriority w:val="99"/>
    <w:pPr>
      <w:spacing w:after="0" w:line="240" w:lineRule="auto"/>
    </w:pPr>
    <w:rPr>
      <w:color w:val="404040"/>
      <w:sz w:val="20"/>
      <w:szCs w:val="20"/>
      <w:lang w:eastAsia="fr-FR"/>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Lined-Accent1">
    <w:name w:val="Lined - Accent 1"/>
    <w:basedOn w:val="TableauNormal"/>
    <w:uiPriority w:val="99"/>
    <w:pPr>
      <w:spacing w:after="0" w:line="240" w:lineRule="auto"/>
    </w:pPr>
    <w:rPr>
      <w:color w:val="404040"/>
      <w:sz w:val="20"/>
      <w:szCs w:val="20"/>
      <w:lang w:eastAsia="fr-FR"/>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Lined-Accent2">
    <w:name w:val="Lined - Accent 2"/>
    <w:basedOn w:val="TableauNormal"/>
    <w:uiPriority w:val="99"/>
    <w:pPr>
      <w:spacing w:after="0" w:line="240" w:lineRule="auto"/>
    </w:pPr>
    <w:rPr>
      <w:color w:val="404040"/>
      <w:sz w:val="20"/>
      <w:szCs w:val="20"/>
      <w:lang w:eastAsia="fr-FR"/>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Lined-Accent3">
    <w:name w:val="Lined - Accent 3"/>
    <w:basedOn w:val="TableauNormal"/>
    <w:uiPriority w:val="99"/>
    <w:pPr>
      <w:spacing w:after="0" w:line="240" w:lineRule="auto"/>
    </w:pPr>
    <w:rPr>
      <w:color w:val="404040"/>
      <w:sz w:val="20"/>
      <w:szCs w:val="20"/>
      <w:lang w:eastAsia="fr-FR"/>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9BB559"/>
      </w:tcPr>
    </w:tblStylePr>
    <w:tblStylePr w:type="lastRow">
      <w:rPr>
        <w:rFonts w:ascii="Arial" w:hAnsi="Arial"/>
        <w:color w:val="F2F2F2"/>
        <w:sz w:val="22"/>
      </w:rPr>
      <w:tblPr/>
      <w:tcPr>
        <w:shd w:val="clear" w:color="auto" w:fill="9BB559"/>
      </w:tcPr>
    </w:tblStylePr>
    <w:tblStylePr w:type="firstCol">
      <w:rPr>
        <w:rFonts w:ascii="Arial" w:hAnsi="Arial"/>
        <w:color w:val="F2F2F2"/>
        <w:sz w:val="22"/>
      </w:rPr>
      <w:tblPr/>
      <w:tcPr>
        <w:shd w:val="clear" w:color="auto" w:fill="9BB559"/>
      </w:tcPr>
    </w:tblStylePr>
    <w:tblStylePr w:type="lastCol">
      <w:rPr>
        <w:rFonts w:ascii="Arial" w:hAnsi="Arial"/>
        <w:color w:val="F2F2F2"/>
        <w:sz w:val="22"/>
      </w:rPr>
      <w:tblPr/>
      <w:tcPr>
        <w:shd w:val="clear" w:color="auto" w:fill="9BB5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Lined-Accent4">
    <w:name w:val="Lined - Accent 4"/>
    <w:basedOn w:val="TableauNormal"/>
    <w:uiPriority w:val="99"/>
    <w:pPr>
      <w:spacing w:after="0" w:line="240" w:lineRule="auto"/>
    </w:pPr>
    <w:rPr>
      <w:color w:val="404040"/>
      <w:sz w:val="20"/>
      <w:szCs w:val="20"/>
      <w:lang w:eastAsia="fr-FR"/>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Lined-Accent5">
    <w:name w:val="Lined - Accent 5"/>
    <w:basedOn w:val="TableauNormal"/>
    <w:uiPriority w:val="99"/>
    <w:pPr>
      <w:spacing w:after="0" w:line="240" w:lineRule="auto"/>
    </w:pPr>
    <w:rPr>
      <w:color w:val="404040"/>
      <w:sz w:val="20"/>
      <w:szCs w:val="20"/>
      <w:lang w:eastAsia="fr-FR"/>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Lined-Accent6">
    <w:name w:val="Lined - Accent 6"/>
    <w:basedOn w:val="TableauNormal"/>
    <w:uiPriority w:val="99"/>
    <w:pPr>
      <w:spacing w:after="0" w:line="240" w:lineRule="auto"/>
    </w:pPr>
    <w:rPr>
      <w:color w:val="404040"/>
      <w:sz w:val="20"/>
      <w:szCs w:val="20"/>
      <w:lang w:eastAsia="fr-FR"/>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table" w:customStyle="1" w:styleId="Bordered">
    <w:name w:val="Bordered"/>
    <w:basedOn w:val="TableauNormal"/>
    <w:uiPriority w:val="99"/>
    <w:pPr>
      <w:spacing w:after="0" w:line="240" w:lineRule="auto"/>
    </w:pPr>
    <w:tblPr>
      <w:tblStyleRowBandSize w:val="1"/>
      <w:tblStyleCol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7F7F7F"/>
        </w:tcBorders>
      </w:tcPr>
    </w:tblStylePr>
    <w:tblStylePr w:type="lastRow">
      <w:rPr>
        <w:rFonts w:ascii="Arial" w:hAnsi="Arial"/>
        <w:color w:val="404040"/>
        <w:sz w:val="22"/>
      </w:rPr>
      <w:tblPr/>
      <w:tcPr>
        <w:tcBorders>
          <w:top w:val="single" w:sz="12" w:space="0" w:color="7F7F7F"/>
        </w:tcBorders>
      </w:tcPr>
    </w:tblStylePr>
    <w:tblStylePr w:type="firstCol">
      <w:rPr>
        <w:rFonts w:ascii="Arial" w:hAnsi="Arial"/>
        <w:color w:val="404040"/>
        <w:sz w:val="22"/>
      </w:rPr>
      <w:tblPr/>
      <w:tcPr>
        <w:tcBorders>
          <w:right w:val="single" w:sz="12" w:space="0" w:color="7F7F7F"/>
        </w:tcBorders>
      </w:tcPr>
    </w:tblStylePr>
    <w:tblStylePr w:type="lastCol">
      <w:rPr>
        <w:rFonts w:ascii="Arial" w:hAnsi="Arial"/>
        <w:color w:val="404040"/>
        <w:sz w:val="22"/>
      </w:rPr>
      <w:tblPr/>
      <w:tcPr>
        <w:tcBorders>
          <w:left w:val="single" w:sz="12" w:space="0" w:color="7F7F7F"/>
        </w:tcBorders>
      </w:tcPr>
    </w:tblStylePr>
    <w:tblStylePr w:type="band1Horz">
      <w:rPr>
        <w:rFonts w:ascii="Arial" w:hAnsi="Arial"/>
        <w:color w:val="404040"/>
        <w:sz w:val="22"/>
      </w:rPr>
      <w:tblPr/>
      <w:tcPr>
        <w:tcBorders>
          <w:top w:val="single" w:sz="4" w:space="0" w:color="D9D9D9"/>
          <w:left w:val="single" w:sz="4" w:space="0" w:color="D9D9D9"/>
          <w:bottom w:val="single" w:sz="4" w:space="0" w:color="D9D9D9"/>
          <w:right w:val="single" w:sz="4" w:space="0" w:color="D9D9D9"/>
        </w:tcBorders>
      </w:tcPr>
    </w:tblStylePr>
  </w:style>
  <w:style w:type="table" w:customStyle="1" w:styleId="Bordered-Accent1">
    <w:name w:val="Bordered - Accent 1"/>
    <w:basedOn w:val="TableauNormal"/>
    <w:uiPriority w:val="99"/>
    <w:pPr>
      <w:spacing w:after="0" w:line="240" w:lineRule="auto"/>
    </w:p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4F81BD"/>
        </w:tcBorders>
      </w:tcPr>
    </w:tblStylePr>
    <w:tblStylePr w:type="lastRow">
      <w:rPr>
        <w:rFonts w:ascii="Arial" w:hAnsi="Arial"/>
        <w:color w:val="404040"/>
        <w:sz w:val="22"/>
      </w:rPr>
      <w:tblPr/>
      <w:tcPr>
        <w:tcBorders>
          <w:top w:val="single" w:sz="12" w:space="0" w:color="4F81BD"/>
        </w:tcBorders>
      </w:tcPr>
    </w:tblStylePr>
    <w:tblStylePr w:type="firstCol">
      <w:rPr>
        <w:rFonts w:ascii="Arial" w:hAnsi="Arial"/>
        <w:color w:val="404040"/>
        <w:sz w:val="22"/>
      </w:rPr>
      <w:tblPr/>
      <w:tcPr>
        <w:tcBorders>
          <w:right w:val="single" w:sz="12" w:space="0" w:color="4F81BD"/>
        </w:tcBorders>
      </w:tcPr>
    </w:tblStylePr>
    <w:tblStylePr w:type="lastCol">
      <w:rPr>
        <w:rFonts w:ascii="Arial" w:hAnsi="Arial"/>
        <w:color w:val="404040"/>
        <w:sz w:val="22"/>
      </w:rPr>
      <w:tblPr/>
      <w:tcPr>
        <w:tcBorders>
          <w:left w:val="single" w:sz="12" w:space="0" w:color="4F81BD"/>
        </w:tcBorders>
      </w:tcPr>
    </w:tblStylePr>
    <w:tblStylePr w:type="band1Horz">
      <w:rPr>
        <w:rFonts w:ascii="Arial" w:hAnsi="Arial"/>
        <w:color w:val="404040"/>
        <w:sz w:val="22"/>
      </w:rPr>
      <w:tblPr/>
      <w:tcPr>
        <w:tcBorders>
          <w:top w:val="single" w:sz="4" w:space="0" w:color="B8CCE4"/>
          <w:left w:val="single" w:sz="4" w:space="0" w:color="B8CCE4"/>
          <w:bottom w:val="single" w:sz="4" w:space="0" w:color="B8CCE4"/>
          <w:right w:val="single" w:sz="4" w:space="0" w:color="B8CCE4"/>
        </w:tcBorders>
      </w:tcPr>
    </w:tblStylePr>
  </w:style>
  <w:style w:type="table" w:customStyle="1" w:styleId="Bordered-Accent2">
    <w:name w:val="Bordered - Accent 2"/>
    <w:basedOn w:val="TableauNormal"/>
    <w:uiPriority w:val="99"/>
    <w:pPr>
      <w:spacing w:after="0" w:line="240" w:lineRule="auto"/>
    </w:pPr>
    <w:tblPr>
      <w:tblStyleRowBandSize w:val="1"/>
      <w:tblStyleColBandSize w:val="1"/>
      <w:tblBorders>
        <w:top w:val="single" w:sz="4" w:space="0" w:color="E5B8B7"/>
        <w:left w:val="single" w:sz="4" w:space="0" w:color="E5B8B7"/>
        <w:bottom w:val="single" w:sz="4" w:space="0" w:color="E5B8B7"/>
        <w:right w:val="single" w:sz="4" w:space="0" w:color="E5B8B7"/>
        <w:insideH w:val="single" w:sz="4" w:space="0" w:color="E5B8B7"/>
        <w:insideV w:val="single" w:sz="4" w:space="0" w:color="E5B8B7"/>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D99594"/>
        </w:tcBorders>
      </w:tcPr>
    </w:tblStylePr>
    <w:tblStylePr w:type="lastRow">
      <w:rPr>
        <w:rFonts w:ascii="Arial" w:hAnsi="Arial"/>
        <w:color w:val="404040"/>
        <w:sz w:val="22"/>
      </w:rPr>
      <w:tblPr/>
      <w:tcPr>
        <w:tcBorders>
          <w:top w:val="single" w:sz="12" w:space="0" w:color="D99594"/>
        </w:tcBorders>
      </w:tcPr>
    </w:tblStylePr>
    <w:tblStylePr w:type="firstCol">
      <w:rPr>
        <w:rFonts w:ascii="Arial" w:hAnsi="Arial"/>
        <w:color w:val="404040"/>
        <w:sz w:val="22"/>
      </w:rPr>
      <w:tblPr/>
      <w:tcPr>
        <w:tcBorders>
          <w:right w:val="single" w:sz="12" w:space="0" w:color="D99594"/>
        </w:tcBorders>
      </w:tcPr>
    </w:tblStylePr>
    <w:tblStylePr w:type="lastCol">
      <w:rPr>
        <w:rFonts w:ascii="Arial" w:hAnsi="Arial"/>
        <w:color w:val="404040"/>
        <w:sz w:val="22"/>
      </w:rPr>
      <w:tblPr/>
      <w:tcPr>
        <w:tcBorders>
          <w:left w:val="single" w:sz="12" w:space="0" w:color="D99594"/>
        </w:tcBorders>
      </w:tcPr>
    </w:tblStylePr>
    <w:tblStylePr w:type="band1Horz">
      <w:rPr>
        <w:rFonts w:ascii="Arial" w:hAnsi="Arial"/>
        <w:color w:val="404040"/>
        <w:sz w:val="22"/>
      </w:rPr>
      <w:tblPr/>
      <w:tcPr>
        <w:tcBorders>
          <w:top w:val="single" w:sz="4" w:space="0" w:color="E5B8B7"/>
          <w:left w:val="single" w:sz="4" w:space="0" w:color="E5B8B7"/>
          <w:bottom w:val="single" w:sz="4" w:space="0" w:color="E5B8B7"/>
          <w:right w:val="single" w:sz="4" w:space="0" w:color="E5B8B7"/>
        </w:tcBorders>
      </w:tcPr>
    </w:tblStylePr>
  </w:style>
  <w:style w:type="table" w:customStyle="1" w:styleId="Bordered-Accent3">
    <w:name w:val="Bordered - Accent 3"/>
    <w:basedOn w:val="TableauNormal"/>
    <w:uiPriority w:val="99"/>
    <w:pPr>
      <w:spacing w:after="0" w:line="240" w:lineRule="auto"/>
    </w:pPr>
    <w:tblPr>
      <w:tblStyleRowBandSize w:val="1"/>
      <w:tblStyleColBandSize w:val="1"/>
      <w:tblBorders>
        <w:top w:val="single" w:sz="4" w:space="0" w:color="D6E3BC"/>
        <w:left w:val="single" w:sz="4" w:space="0" w:color="D6E3BC"/>
        <w:bottom w:val="single" w:sz="4" w:space="0" w:color="D6E3BC"/>
        <w:right w:val="single" w:sz="4" w:space="0" w:color="D6E3BC"/>
        <w:insideH w:val="single" w:sz="4" w:space="0" w:color="D6E3BC"/>
        <w:insideV w:val="single" w:sz="4" w:space="0" w:color="D6E3BC"/>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C2D69B"/>
        </w:tcBorders>
      </w:tcPr>
    </w:tblStylePr>
    <w:tblStylePr w:type="lastRow">
      <w:rPr>
        <w:rFonts w:ascii="Arial" w:hAnsi="Arial"/>
        <w:color w:val="404040"/>
        <w:sz w:val="22"/>
      </w:rPr>
      <w:tblPr/>
      <w:tcPr>
        <w:tcBorders>
          <w:top w:val="single" w:sz="12" w:space="0" w:color="C2D69B"/>
        </w:tcBorders>
      </w:tcPr>
    </w:tblStylePr>
    <w:tblStylePr w:type="firstCol">
      <w:rPr>
        <w:rFonts w:ascii="Arial" w:hAnsi="Arial"/>
        <w:color w:val="404040"/>
        <w:sz w:val="22"/>
      </w:rPr>
      <w:tblPr/>
      <w:tcPr>
        <w:tcBorders>
          <w:right w:val="single" w:sz="12" w:space="0" w:color="C2D69B"/>
        </w:tcBorders>
      </w:tcPr>
    </w:tblStylePr>
    <w:tblStylePr w:type="lastCol">
      <w:rPr>
        <w:rFonts w:ascii="Arial" w:hAnsi="Arial"/>
        <w:color w:val="404040"/>
        <w:sz w:val="22"/>
      </w:rPr>
      <w:tblPr/>
      <w:tcPr>
        <w:tcBorders>
          <w:left w:val="single" w:sz="12" w:space="0" w:color="C2D69B"/>
        </w:tcBorders>
      </w:tcPr>
    </w:tblStylePr>
    <w:tblStylePr w:type="band1Horz">
      <w:rPr>
        <w:rFonts w:ascii="Arial" w:hAnsi="Arial"/>
        <w:color w:val="404040"/>
        <w:sz w:val="22"/>
      </w:rPr>
      <w:tblPr/>
      <w:tcPr>
        <w:tcBorders>
          <w:top w:val="single" w:sz="4" w:space="0" w:color="D6E3BC"/>
          <w:left w:val="single" w:sz="4" w:space="0" w:color="D6E3BC"/>
          <w:bottom w:val="single" w:sz="4" w:space="0" w:color="D6E3BC"/>
          <w:right w:val="single" w:sz="4" w:space="0" w:color="D6E3BC"/>
        </w:tcBorders>
      </w:tcPr>
    </w:tblStylePr>
  </w:style>
  <w:style w:type="table" w:customStyle="1" w:styleId="Bordered-Accent4">
    <w:name w:val="Bordered - Accent 4"/>
    <w:basedOn w:val="TableauNormal"/>
    <w:uiPriority w:val="99"/>
    <w:pPr>
      <w:spacing w:after="0" w:line="240" w:lineRule="auto"/>
    </w:pPr>
    <w:tblPr>
      <w:tblStyleRowBandSize w:val="1"/>
      <w:tblStyleColBandSize w:val="1"/>
      <w:tblBorders>
        <w:top w:val="single" w:sz="4" w:space="0" w:color="CCC0D9"/>
        <w:left w:val="single" w:sz="4" w:space="0" w:color="CCC0D9"/>
        <w:bottom w:val="single" w:sz="4" w:space="0" w:color="CCC0D9"/>
        <w:right w:val="single" w:sz="4" w:space="0" w:color="CCC0D9"/>
        <w:insideH w:val="single" w:sz="4" w:space="0" w:color="CCC0D9"/>
        <w:insideV w:val="single" w:sz="4" w:space="0" w:color="CCC0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B2A1C7"/>
        </w:tcBorders>
      </w:tcPr>
    </w:tblStylePr>
    <w:tblStylePr w:type="lastRow">
      <w:rPr>
        <w:rFonts w:ascii="Arial" w:hAnsi="Arial"/>
        <w:color w:val="404040"/>
        <w:sz w:val="22"/>
      </w:rPr>
      <w:tblPr/>
      <w:tcPr>
        <w:tcBorders>
          <w:top w:val="single" w:sz="12" w:space="0" w:color="B2A1C7"/>
        </w:tcBorders>
      </w:tcPr>
    </w:tblStylePr>
    <w:tblStylePr w:type="firstCol">
      <w:rPr>
        <w:rFonts w:ascii="Arial" w:hAnsi="Arial"/>
        <w:color w:val="404040"/>
        <w:sz w:val="22"/>
      </w:rPr>
      <w:tblPr/>
      <w:tcPr>
        <w:tcBorders>
          <w:right w:val="single" w:sz="12" w:space="0" w:color="B2A1C7"/>
        </w:tcBorders>
      </w:tcPr>
    </w:tblStylePr>
    <w:tblStylePr w:type="lastCol">
      <w:rPr>
        <w:rFonts w:ascii="Arial" w:hAnsi="Arial"/>
        <w:color w:val="404040"/>
        <w:sz w:val="22"/>
      </w:rPr>
      <w:tblPr/>
      <w:tcPr>
        <w:tcBorders>
          <w:left w:val="single" w:sz="12" w:space="0" w:color="B2A1C7"/>
        </w:tcBorders>
      </w:tcPr>
    </w:tblStylePr>
    <w:tblStylePr w:type="band1Horz">
      <w:rPr>
        <w:rFonts w:ascii="Arial" w:hAnsi="Arial"/>
        <w:color w:val="404040"/>
        <w:sz w:val="22"/>
      </w:rPr>
      <w:tblPr/>
      <w:tcPr>
        <w:tcBorders>
          <w:top w:val="single" w:sz="4" w:space="0" w:color="CCC0D9"/>
          <w:left w:val="single" w:sz="4" w:space="0" w:color="CCC0D9"/>
          <w:bottom w:val="single" w:sz="4" w:space="0" w:color="CCC0D9"/>
          <w:right w:val="single" w:sz="4" w:space="0" w:color="CCC0D9"/>
        </w:tcBorders>
      </w:tcPr>
    </w:tblStylePr>
  </w:style>
  <w:style w:type="table" w:customStyle="1" w:styleId="Bordered-Accent5">
    <w:name w:val="Bordered - Accent 5"/>
    <w:basedOn w:val="TableauNormal"/>
    <w:uiPriority w:val="99"/>
    <w:pPr>
      <w:spacing w:after="0" w:line="240" w:lineRule="auto"/>
    </w:pPr>
    <w:tblPr>
      <w:tblStyleRowBandSize w:val="1"/>
      <w:tblStyleColBandSize w:val="1"/>
      <w:tblBorders>
        <w:top w:val="single" w:sz="4" w:space="0" w:color="B6DDE8"/>
        <w:left w:val="single" w:sz="4" w:space="0" w:color="B6DDE8"/>
        <w:bottom w:val="single" w:sz="4" w:space="0" w:color="B6DDE8"/>
        <w:right w:val="single" w:sz="4" w:space="0" w:color="B6DDE8"/>
        <w:insideH w:val="single" w:sz="4" w:space="0" w:color="B6DDE8"/>
        <w:insideV w:val="single" w:sz="4" w:space="0" w:color="B6DDE8"/>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92CDDC"/>
        </w:tcBorders>
      </w:tcPr>
    </w:tblStylePr>
    <w:tblStylePr w:type="lastRow">
      <w:rPr>
        <w:rFonts w:ascii="Arial" w:hAnsi="Arial"/>
        <w:color w:val="404040"/>
        <w:sz w:val="22"/>
      </w:rPr>
      <w:tblPr/>
      <w:tcPr>
        <w:tcBorders>
          <w:top w:val="single" w:sz="12" w:space="0" w:color="92CDDC"/>
        </w:tcBorders>
      </w:tcPr>
    </w:tblStylePr>
    <w:tblStylePr w:type="firstCol">
      <w:rPr>
        <w:rFonts w:ascii="Arial" w:hAnsi="Arial"/>
        <w:color w:val="404040"/>
        <w:sz w:val="22"/>
      </w:rPr>
      <w:tblPr/>
      <w:tcPr>
        <w:tcBorders>
          <w:right w:val="single" w:sz="12" w:space="0" w:color="92CDDC"/>
        </w:tcBorders>
      </w:tcPr>
    </w:tblStylePr>
    <w:tblStylePr w:type="lastCol">
      <w:rPr>
        <w:rFonts w:ascii="Arial" w:hAnsi="Arial"/>
        <w:color w:val="404040"/>
        <w:sz w:val="22"/>
      </w:rPr>
      <w:tblPr/>
      <w:tcPr>
        <w:tcBorders>
          <w:left w:val="single" w:sz="12" w:space="0" w:color="92CDDC"/>
        </w:tcBorders>
      </w:tcPr>
    </w:tblStylePr>
    <w:tblStylePr w:type="band1Horz">
      <w:rPr>
        <w:rFonts w:ascii="Arial" w:hAnsi="Arial"/>
        <w:color w:val="404040"/>
        <w:sz w:val="22"/>
      </w:rPr>
      <w:tblPr/>
      <w:tcPr>
        <w:tcBorders>
          <w:top w:val="single" w:sz="4" w:space="0" w:color="B6DDE8"/>
          <w:left w:val="single" w:sz="4" w:space="0" w:color="B6DDE8"/>
          <w:bottom w:val="single" w:sz="4" w:space="0" w:color="B6DDE8"/>
          <w:right w:val="single" w:sz="4" w:space="0" w:color="B6DDE8"/>
        </w:tcBorders>
      </w:tcPr>
    </w:tblStylePr>
  </w:style>
  <w:style w:type="table" w:customStyle="1" w:styleId="Bordered-Accent6">
    <w:name w:val="Bordered - Accent 6"/>
    <w:basedOn w:val="TableauNormal"/>
    <w:uiPriority w:val="99"/>
    <w:pPr>
      <w:spacing w:after="0" w:line="240" w:lineRule="auto"/>
    </w:pPr>
    <w:tblPr>
      <w:tblStyleRowBandSize w:val="1"/>
      <w:tblStyleColBandSize w:val="1"/>
      <w:tblBorders>
        <w:top w:val="single" w:sz="4" w:space="0" w:color="FBD4B4"/>
        <w:left w:val="single" w:sz="4" w:space="0" w:color="FBD4B4"/>
        <w:bottom w:val="single" w:sz="4" w:space="0" w:color="FBD4B4"/>
        <w:right w:val="single" w:sz="4" w:space="0" w:color="FBD4B4"/>
        <w:insideH w:val="single" w:sz="4" w:space="0" w:color="FBD4B4"/>
        <w:insideV w:val="single" w:sz="4" w:space="0" w:color="FBD4B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FABF8F"/>
        </w:tcBorders>
      </w:tcPr>
    </w:tblStylePr>
    <w:tblStylePr w:type="lastRow">
      <w:rPr>
        <w:rFonts w:ascii="Arial" w:hAnsi="Arial"/>
        <w:color w:val="404040"/>
        <w:sz w:val="22"/>
      </w:rPr>
      <w:tblPr/>
      <w:tcPr>
        <w:tcBorders>
          <w:top w:val="single" w:sz="12" w:space="0" w:color="FABF8F"/>
        </w:tcBorders>
      </w:tcPr>
    </w:tblStylePr>
    <w:tblStylePr w:type="firstCol">
      <w:rPr>
        <w:rFonts w:ascii="Arial" w:hAnsi="Arial"/>
        <w:color w:val="404040"/>
        <w:sz w:val="22"/>
      </w:rPr>
      <w:tblPr/>
      <w:tcPr>
        <w:tcBorders>
          <w:right w:val="single" w:sz="12" w:space="0" w:color="FABF8F"/>
        </w:tcBorders>
      </w:tcPr>
    </w:tblStylePr>
    <w:tblStylePr w:type="lastCol">
      <w:rPr>
        <w:rFonts w:ascii="Arial" w:hAnsi="Arial"/>
        <w:color w:val="404040"/>
        <w:sz w:val="22"/>
      </w:rPr>
      <w:tblPr/>
      <w:tcPr>
        <w:tcBorders>
          <w:left w:val="single" w:sz="12" w:space="0" w:color="FABF8F"/>
        </w:tcBorders>
      </w:tcPr>
    </w:tblStylePr>
    <w:tblStylePr w:type="band1Horz">
      <w:rPr>
        <w:rFonts w:ascii="Arial" w:hAnsi="Arial"/>
        <w:color w:val="404040"/>
        <w:sz w:val="22"/>
      </w:rPr>
      <w:tblPr/>
      <w:tcPr>
        <w:tcBorders>
          <w:top w:val="single" w:sz="4" w:space="0" w:color="FBD4B4"/>
          <w:left w:val="single" w:sz="4" w:space="0" w:color="FBD4B4"/>
          <w:bottom w:val="single" w:sz="4" w:space="0" w:color="FBD4B4"/>
          <w:right w:val="single" w:sz="4" w:space="0" w:color="FBD4B4"/>
        </w:tcBorders>
      </w:tcPr>
    </w:tblStylePr>
  </w:style>
  <w:style w:type="table" w:customStyle="1" w:styleId="BorderedLined">
    <w:name w:val="Bordered &amp; Lined"/>
    <w:basedOn w:val="TableauNormal"/>
    <w:uiPriority w:val="99"/>
    <w:pPr>
      <w:spacing w:after="0" w:line="240" w:lineRule="auto"/>
    </w:pPr>
    <w:rPr>
      <w:color w:val="404040"/>
      <w:sz w:val="20"/>
      <w:szCs w:val="20"/>
      <w:lang w:eastAsia="fr-FR"/>
    </w:rPr>
    <w:tblPr>
      <w:tblStyleRowBandSize w:val="1"/>
      <w:tblStyleColBandSize w:val="1"/>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D9D9D9"/>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BorderedLined-Accent1">
    <w:name w:val="Bordered &amp; Lined - Accent 1"/>
    <w:basedOn w:val="TableauNormal"/>
    <w:uiPriority w:val="99"/>
    <w:pPr>
      <w:spacing w:after="0" w:line="240" w:lineRule="auto"/>
    </w:pPr>
    <w:rPr>
      <w:color w:val="404040"/>
      <w:sz w:val="20"/>
      <w:szCs w:val="20"/>
      <w:lang w:eastAsia="fr-FR"/>
    </w:rPr>
    <w:tblPr>
      <w:tblStyleRowBandSize w:val="1"/>
      <w:tblStyleColBandSize w:val="1"/>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BorderedLined-Accent2">
    <w:name w:val="Bordered &amp; Lined - Accent 2"/>
    <w:basedOn w:val="TableauNormal"/>
    <w:uiPriority w:val="99"/>
    <w:pPr>
      <w:spacing w:after="0" w:line="240" w:lineRule="auto"/>
    </w:pPr>
    <w:rPr>
      <w:color w:val="404040"/>
      <w:sz w:val="20"/>
      <w:szCs w:val="20"/>
      <w:lang w:eastAsia="fr-FR"/>
    </w:rPr>
    <w:tblPr>
      <w:tblStyleRowBandSize w:val="1"/>
      <w:tblStyleColBandSize w:val="1"/>
      <w:tblBorders>
        <w:top w:val="single" w:sz="4" w:space="0" w:color="C0504D"/>
        <w:left w:val="single" w:sz="4" w:space="0" w:color="C0504D"/>
        <w:bottom w:val="single" w:sz="4" w:space="0" w:color="C0504D"/>
        <w:right w:val="single" w:sz="4" w:space="0" w:color="C0504D"/>
        <w:insideH w:val="single" w:sz="4" w:space="0" w:color="C0504D"/>
        <w:insideV w:val="single" w:sz="4" w:space="0" w:color="C0504D"/>
      </w:tblBorders>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BorderedLined-Accent3">
    <w:name w:val="Bordered &amp; Lined - Accent 3"/>
    <w:basedOn w:val="TableauNormal"/>
    <w:uiPriority w:val="99"/>
    <w:pPr>
      <w:spacing w:after="0" w:line="240" w:lineRule="auto"/>
    </w:pPr>
    <w:rPr>
      <w:color w:val="404040"/>
      <w:sz w:val="20"/>
      <w:szCs w:val="20"/>
      <w:lang w:eastAsia="fr-FR"/>
    </w:rPr>
    <w:tblPr>
      <w:tblStyleRowBandSize w:val="1"/>
      <w:tblStyleColBandSize w:val="1"/>
      <w:tblBorders>
        <w:top w:val="single" w:sz="4" w:space="0" w:color="76923C"/>
        <w:left w:val="single" w:sz="4" w:space="0" w:color="76923C"/>
        <w:bottom w:val="single" w:sz="4" w:space="0" w:color="76923C"/>
        <w:right w:val="single" w:sz="4" w:space="0" w:color="76923C"/>
        <w:insideH w:val="single" w:sz="4" w:space="0" w:color="76923C"/>
        <w:insideV w:val="single" w:sz="4" w:space="0" w:color="76923C"/>
      </w:tblBorders>
      <w:tblCellMar>
        <w:top w:w="96" w:type="dxa"/>
        <w:left w:w="170" w:type="dxa"/>
        <w:bottom w:w="96" w:type="dxa"/>
        <w:right w:w="170" w:type="dxa"/>
      </w:tblCellMar>
    </w:tblPr>
    <w:tblStylePr w:type="firstRow">
      <w:rPr>
        <w:rFonts w:ascii="Arial" w:hAnsi="Arial"/>
        <w:color w:val="F2F2F2"/>
        <w:sz w:val="22"/>
      </w:rPr>
      <w:tblPr/>
      <w:tcPr>
        <w:shd w:val="clear" w:color="auto" w:fill="9BBB59"/>
      </w:tcPr>
    </w:tblStylePr>
    <w:tblStylePr w:type="lastRow">
      <w:rPr>
        <w:rFonts w:ascii="Arial" w:hAnsi="Arial"/>
        <w:color w:val="F2F2F2"/>
        <w:sz w:val="22"/>
      </w:rPr>
      <w:tblPr/>
      <w:tcPr>
        <w:shd w:val="clear" w:color="auto" w:fill="9BBB59"/>
      </w:tcPr>
    </w:tblStylePr>
    <w:tblStylePr w:type="firstCol">
      <w:rPr>
        <w:rFonts w:ascii="Arial" w:hAnsi="Arial"/>
        <w:color w:val="F2F2F2"/>
        <w:sz w:val="22"/>
      </w:rPr>
      <w:tblPr/>
      <w:tcPr>
        <w:shd w:val="clear" w:color="auto" w:fill="9BBB59"/>
      </w:tcPr>
    </w:tblStylePr>
    <w:tblStylePr w:type="lastCol">
      <w:rPr>
        <w:rFonts w:ascii="Arial" w:hAnsi="Arial"/>
        <w:color w:val="F2F2F2"/>
        <w:sz w:val="22"/>
      </w:rPr>
      <w:tblPr/>
      <w:tcPr>
        <w:shd w:val="clear" w:color="auto" w:fill="9BBB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BorderedLined-Accent4">
    <w:name w:val="Bordered &amp; Lined - Accent 4"/>
    <w:basedOn w:val="TableauNormal"/>
    <w:uiPriority w:val="99"/>
    <w:pPr>
      <w:spacing w:after="0" w:line="240" w:lineRule="auto"/>
    </w:pPr>
    <w:rPr>
      <w:color w:val="404040"/>
      <w:sz w:val="20"/>
      <w:szCs w:val="20"/>
      <w:lang w:eastAsia="fr-FR"/>
    </w:rPr>
    <w:tblPr>
      <w:tblStyleRowBandSize w:val="1"/>
      <w:tblStyleColBandSize w:val="1"/>
      <w:tblBorders>
        <w:top w:val="single" w:sz="4" w:space="0" w:color="8064A2"/>
        <w:left w:val="single" w:sz="4" w:space="0" w:color="8064A2"/>
        <w:bottom w:val="single" w:sz="4" w:space="0" w:color="8064A2"/>
        <w:right w:val="single" w:sz="4" w:space="0" w:color="8064A2"/>
        <w:insideH w:val="single" w:sz="4" w:space="0" w:color="8064A2"/>
        <w:insideV w:val="single" w:sz="4" w:space="0" w:color="8064A2"/>
      </w:tblBorders>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BorderedLined-Accent5">
    <w:name w:val="Bordered &amp; Lined - Accent 5"/>
    <w:basedOn w:val="TableauNormal"/>
    <w:uiPriority w:val="99"/>
    <w:pPr>
      <w:spacing w:after="0" w:line="240" w:lineRule="auto"/>
    </w:pPr>
    <w:rPr>
      <w:color w:val="404040"/>
      <w:sz w:val="20"/>
      <w:szCs w:val="20"/>
      <w:lang w:eastAsia="fr-FR"/>
    </w:rPr>
    <w:tblPr>
      <w:tblStyleRowBandSize w:val="1"/>
      <w:tblStyleColBandSize w:val="1"/>
      <w:tblBorders>
        <w:top w:val="single" w:sz="4" w:space="0" w:color="31849B"/>
        <w:left w:val="single" w:sz="4" w:space="0" w:color="31849B"/>
        <w:bottom w:val="single" w:sz="4" w:space="0" w:color="31849B"/>
        <w:right w:val="single" w:sz="4" w:space="0" w:color="31849B"/>
        <w:insideH w:val="single" w:sz="4" w:space="0" w:color="31849B"/>
        <w:insideV w:val="single" w:sz="4" w:space="0" w:color="31849B"/>
      </w:tblBorders>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BorderedLined-Accent6">
    <w:name w:val="Bordered &amp; Lined - Accent 6"/>
    <w:basedOn w:val="TableauNormal"/>
    <w:uiPriority w:val="99"/>
    <w:pPr>
      <w:spacing w:after="0" w:line="240" w:lineRule="auto"/>
    </w:pPr>
    <w:rPr>
      <w:color w:val="404040"/>
      <w:sz w:val="20"/>
      <w:szCs w:val="20"/>
      <w:lang w:eastAsia="fr-FR"/>
    </w:rPr>
    <w:tblPr>
      <w:tblStyleRowBandSize w:val="1"/>
      <w:tblStyleColBandSize w:val="1"/>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paragraph" w:styleId="Notedebasdepage">
    <w:name w:val="footnote text"/>
    <w:basedOn w:val="Normal"/>
    <w:link w:val="NotedebasdepageCar"/>
    <w:uiPriority w:val="99"/>
    <w:semiHidden/>
    <w:unhideWhenUsed/>
    <w:pPr>
      <w:spacing w:after="40" w:line="240" w:lineRule="auto"/>
    </w:pPr>
    <w:rPr>
      <w:sz w:val="18"/>
    </w:rPr>
  </w:style>
  <w:style w:type="character" w:customStyle="1" w:styleId="NotedebasdepageCar">
    <w:name w:val="Note de bas de page Car"/>
    <w:link w:val="Notedebasdepage"/>
    <w:uiPriority w:val="99"/>
    <w:rPr>
      <w:sz w:val="18"/>
    </w:rPr>
  </w:style>
  <w:style w:type="character" w:styleId="Appelnotedebasdep">
    <w:name w:val="footnote reference"/>
    <w:basedOn w:val="Policepardfaut"/>
    <w:uiPriority w:val="99"/>
    <w:unhideWhenUsed/>
    <w:rPr>
      <w:vertAlign w:val="superscript"/>
    </w:rPr>
  </w:style>
  <w:style w:type="paragraph" w:styleId="TM4">
    <w:name w:val="toc 4"/>
    <w:basedOn w:val="Normal"/>
    <w:next w:val="Normal"/>
    <w:uiPriority w:val="39"/>
    <w:unhideWhenUsed/>
    <w:pPr>
      <w:spacing w:after="57"/>
      <w:ind w:left="850"/>
    </w:pPr>
  </w:style>
  <w:style w:type="paragraph" w:styleId="TM5">
    <w:name w:val="toc 5"/>
    <w:basedOn w:val="Normal"/>
    <w:next w:val="Normal"/>
    <w:uiPriority w:val="39"/>
    <w:unhideWhenUsed/>
    <w:pPr>
      <w:spacing w:after="57"/>
      <w:ind w:left="1134"/>
    </w:pPr>
  </w:style>
  <w:style w:type="paragraph" w:styleId="TM6">
    <w:name w:val="toc 6"/>
    <w:basedOn w:val="Normal"/>
    <w:next w:val="Normal"/>
    <w:uiPriority w:val="39"/>
    <w:unhideWhenUsed/>
    <w:pPr>
      <w:spacing w:after="57"/>
      <w:ind w:left="1417"/>
    </w:pPr>
  </w:style>
  <w:style w:type="paragraph" w:styleId="TM7">
    <w:name w:val="toc 7"/>
    <w:basedOn w:val="Normal"/>
    <w:next w:val="Normal"/>
    <w:uiPriority w:val="39"/>
    <w:unhideWhenUsed/>
    <w:pPr>
      <w:spacing w:after="57"/>
      <w:ind w:left="1701"/>
    </w:pPr>
  </w:style>
  <w:style w:type="paragraph" w:styleId="TM8">
    <w:name w:val="toc 8"/>
    <w:basedOn w:val="Normal"/>
    <w:next w:val="Normal"/>
    <w:uiPriority w:val="39"/>
    <w:unhideWhenUsed/>
    <w:pPr>
      <w:spacing w:after="57"/>
      <w:ind w:left="1984"/>
    </w:pPr>
  </w:style>
  <w:style w:type="paragraph" w:styleId="TM9">
    <w:name w:val="toc 9"/>
    <w:basedOn w:val="Normal"/>
    <w:next w:val="Normal"/>
    <w:uiPriority w:val="39"/>
    <w:unhideWhenUsed/>
    <w:pPr>
      <w:spacing w:after="57"/>
      <w:ind w:left="2268"/>
    </w:pPr>
  </w:style>
  <w:style w:type="paragraph" w:styleId="En-tte">
    <w:name w:val="header"/>
    <w:basedOn w:val="Normal"/>
    <w:link w:val="En-tteCar"/>
    <w:uiPriority w:val="99"/>
    <w:unhideWhenUsed/>
    <w:pPr>
      <w:tabs>
        <w:tab w:val="center" w:pos="4536"/>
        <w:tab w:val="right" w:pos="9072"/>
      </w:tabs>
      <w:spacing w:after="0" w:line="240" w:lineRule="auto"/>
    </w:pPr>
  </w:style>
  <w:style w:type="character" w:customStyle="1" w:styleId="En-tteCar">
    <w:name w:val="En-tête Car"/>
    <w:basedOn w:val="Policepardfaut"/>
    <w:link w:val="En-tte"/>
    <w:uiPriority w:val="99"/>
  </w:style>
  <w:style w:type="paragraph" w:styleId="Pieddepage">
    <w:name w:val="footer"/>
    <w:basedOn w:val="Normal"/>
    <w:link w:val="PieddepageCar"/>
    <w:uiPriority w:val="99"/>
    <w:unhideWhenUsed/>
    <w:pPr>
      <w:tabs>
        <w:tab w:val="center" w:pos="4536"/>
        <w:tab w:val="right" w:pos="9072"/>
      </w:tabs>
      <w:spacing w:after="0" w:line="240" w:lineRule="auto"/>
    </w:pPr>
  </w:style>
  <w:style w:type="character" w:customStyle="1" w:styleId="PieddepageCar">
    <w:name w:val="Pied de page Car"/>
    <w:basedOn w:val="Policepardfaut"/>
    <w:link w:val="Pieddepage"/>
    <w:uiPriority w:val="99"/>
  </w:style>
  <w:style w:type="paragraph" w:styleId="Paragraphedeliste">
    <w:name w:val="List Paragraph"/>
    <w:basedOn w:val="Normal"/>
    <w:uiPriority w:val="34"/>
    <w:qFormat/>
    <w:pPr>
      <w:ind w:left="720"/>
      <w:contextualSpacing/>
    </w:pPr>
  </w:style>
  <w:style w:type="character" w:customStyle="1" w:styleId="Titre2Car">
    <w:name w:val="Titre 2 Car"/>
    <w:basedOn w:val="Policepardfaut"/>
    <w:link w:val="Titre2"/>
    <w:uiPriority w:val="9"/>
    <w:rPr>
      <w:rFonts w:ascii="Calibri Light" w:eastAsia="Calibri Light" w:hAnsi="Calibri Light" w:cs="Calibri Light"/>
      <w:color w:val="2E74B5" w:themeColor="accent1" w:themeShade="BF"/>
      <w:sz w:val="26"/>
      <w:szCs w:val="26"/>
    </w:rPr>
  </w:style>
  <w:style w:type="character" w:customStyle="1" w:styleId="Titre1Car">
    <w:name w:val="Titre 1 Car"/>
    <w:basedOn w:val="Policepardfaut"/>
    <w:link w:val="Titre1"/>
    <w:uiPriority w:val="9"/>
    <w:rPr>
      <w:rFonts w:ascii="Calibri Light" w:eastAsia="Calibri Light" w:hAnsi="Calibri Light" w:cs="Calibri Light"/>
      <w:color w:val="2E74B5" w:themeColor="accent1" w:themeShade="BF"/>
      <w:sz w:val="32"/>
      <w:szCs w:val="32"/>
    </w:rPr>
  </w:style>
  <w:style w:type="character" w:customStyle="1" w:styleId="Titre3Car">
    <w:name w:val="Titre 3 Car"/>
    <w:basedOn w:val="Policepardfaut"/>
    <w:link w:val="Titre3"/>
    <w:uiPriority w:val="9"/>
    <w:rPr>
      <w:rFonts w:ascii="Calibri Light" w:eastAsia="Calibri Light" w:hAnsi="Calibri Light" w:cs="Calibri Light"/>
      <w:color w:val="373688"/>
      <w:sz w:val="24"/>
      <w:szCs w:val="24"/>
    </w:rPr>
  </w:style>
  <w:style w:type="paragraph" w:styleId="En-ttedetabledesmatires">
    <w:name w:val="TOC Heading"/>
    <w:basedOn w:val="Titre1"/>
    <w:next w:val="Normal"/>
    <w:uiPriority w:val="39"/>
    <w:unhideWhenUsed/>
    <w:qFormat/>
    <w:pPr>
      <w:outlineLvl w:val="9"/>
    </w:pPr>
    <w:rPr>
      <w:lang w:eastAsia="fr-FR"/>
    </w:rPr>
  </w:style>
  <w:style w:type="paragraph" w:styleId="TM1">
    <w:name w:val="toc 1"/>
    <w:basedOn w:val="Normal"/>
    <w:next w:val="Normal"/>
    <w:uiPriority w:val="39"/>
    <w:unhideWhenUsed/>
    <w:pPr>
      <w:spacing w:after="100"/>
    </w:pPr>
  </w:style>
  <w:style w:type="character" w:styleId="Lienhypertexte">
    <w:name w:val="Hyperlink"/>
    <w:basedOn w:val="Policepardfaut"/>
    <w:uiPriority w:val="99"/>
    <w:unhideWhenUsed/>
    <w:rPr>
      <w:color w:val="0563C1" w:themeColor="hyperlink"/>
      <w:u w:val="single"/>
    </w:rPr>
  </w:style>
  <w:style w:type="character" w:customStyle="1" w:styleId="Titre4Car">
    <w:name w:val="Titre 4 Car"/>
    <w:basedOn w:val="Policepardfaut"/>
    <w:link w:val="Titre4"/>
    <w:uiPriority w:val="9"/>
    <w:rPr>
      <w:rFonts w:ascii="Calibri Light" w:eastAsia="Calibri Light" w:hAnsi="Calibri Light" w:cs="Calibri Light"/>
      <w:i/>
      <w:iCs/>
      <w:color w:val="373688"/>
    </w:rPr>
  </w:style>
  <w:style w:type="character" w:customStyle="1" w:styleId="Titre5Car">
    <w:name w:val="Titre 5 Car"/>
    <w:basedOn w:val="Policepardfaut"/>
    <w:link w:val="Titre5"/>
    <w:uiPriority w:val="9"/>
    <w:semiHidden/>
    <w:rPr>
      <w:rFonts w:ascii="Calibri Light" w:eastAsia="Calibri Light" w:hAnsi="Calibri Light" w:cs="Calibri Light"/>
      <w:color w:val="2E74B5" w:themeColor="accent1" w:themeShade="BF"/>
    </w:rPr>
  </w:style>
  <w:style w:type="character" w:customStyle="1" w:styleId="Titre6Car">
    <w:name w:val="Titre 6 Car"/>
    <w:basedOn w:val="Policepardfaut"/>
    <w:link w:val="Titre6"/>
    <w:uiPriority w:val="9"/>
    <w:semiHidden/>
    <w:rPr>
      <w:rFonts w:ascii="Calibri Light" w:eastAsia="Calibri Light" w:hAnsi="Calibri Light" w:cs="Calibri Light"/>
      <w:color w:val="1F4D78" w:themeColor="accent1" w:themeShade="7F"/>
    </w:rPr>
  </w:style>
  <w:style w:type="character" w:customStyle="1" w:styleId="Titre7Car">
    <w:name w:val="Titre 7 Car"/>
    <w:basedOn w:val="Policepardfaut"/>
    <w:link w:val="Titre7"/>
    <w:uiPriority w:val="9"/>
    <w:semiHidden/>
    <w:rPr>
      <w:rFonts w:ascii="Calibri Light" w:eastAsia="Calibri Light" w:hAnsi="Calibri Light" w:cs="Calibri Light"/>
      <w:i/>
      <w:iCs/>
      <w:color w:val="1F4D78" w:themeColor="accent1" w:themeShade="7F"/>
    </w:rPr>
  </w:style>
  <w:style w:type="character" w:customStyle="1" w:styleId="Titre8Car">
    <w:name w:val="Titre 8 Car"/>
    <w:basedOn w:val="Policepardfaut"/>
    <w:link w:val="Titre8"/>
    <w:uiPriority w:val="9"/>
    <w:semiHidden/>
    <w:rPr>
      <w:rFonts w:ascii="Calibri Light" w:eastAsia="Calibri Light" w:hAnsi="Calibri Light" w:cs="Calibri Light"/>
      <w:color w:val="272727" w:themeColor="text1" w:themeTint="D8"/>
      <w:sz w:val="21"/>
      <w:szCs w:val="21"/>
    </w:rPr>
  </w:style>
  <w:style w:type="character" w:customStyle="1" w:styleId="Titre9Car">
    <w:name w:val="Titre 9 Car"/>
    <w:basedOn w:val="Policepardfaut"/>
    <w:link w:val="Titre9"/>
    <w:uiPriority w:val="9"/>
    <w:semiHidden/>
    <w:rPr>
      <w:rFonts w:ascii="Calibri Light" w:eastAsia="Calibri Light" w:hAnsi="Calibri Light" w:cs="Calibri Light"/>
      <w:i/>
      <w:iCs/>
      <w:color w:val="272727" w:themeColor="text1" w:themeTint="D8"/>
      <w:sz w:val="21"/>
      <w:szCs w:val="21"/>
    </w:rPr>
  </w:style>
  <w:style w:type="paragraph" w:customStyle="1" w:styleId="Style1">
    <w:name w:val="Style1"/>
    <w:basedOn w:val="Titre2"/>
    <w:link w:val="Style1Car"/>
    <w:qFormat/>
    <w:rPr>
      <w:color w:val="373688"/>
    </w:rPr>
  </w:style>
  <w:style w:type="paragraph" w:styleId="Citationintense">
    <w:name w:val="Intense Quote"/>
    <w:basedOn w:val="Normal"/>
    <w:next w:val="Normal"/>
    <w:link w:val="CitationintenseCar"/>
    <w:uiPriority w:val="30"/>
    <w:qFormat/>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Style1Car">
    <w:name w:val="Style1 Car"/>
    <w:basedOn w:val="Titre2Car"/>
    <w:link w:val="Style1"/>
    <w:rPr>
      <w:rFonts w:ascii="Calibri Light" w:eastAsia="Calibri Light" w:hAnsi="Calibri Light" w:cs="Calibri Light"/>
      <w:color w:val="373688"/>
      <w:sz w:val="26"/>
      <w:szCs w:val="26"/>
    </w:rPr>
  </w:style>
  <w:style w:type="character" w:customStyle="1" w:styleId="CitationintenseCar">
    <w:name w:val="Citation intense Car"/>
    <w:basedOn w:val="Policepardfaut"/>
    <w:link w:val="Citationintense"/>
    <w:uiPriority w:val="30"/>
    <w:rPr>
      <w:i/>
      <w:iCs/>
      <w:color w:val="5B9BD5" w:themeColor="accent1"/>
    </w:rPr>
  </w:style>
  <w:style w:type="paragraph" w:customStyle="1" w:styleId="Style2">
    <w:name w:val="Style2"/>
    <w:basedOn w:val="Citationintense"/>
    <w:link w:val="Style2Car"/>
    <w:qFormat/>
    <w:rPr>
      <w:color w:val="373688"/>
    </w:rPr>
  </w:style>
  <w:style w:type="paragraph" w:customStyle="1" w:styleId="Style3">
    <w:name w:val="Style3"/>
    <w:basedOn w:val="Style2"/>
    <w:link w:val="Style3Car"/>
    <w:qFormat/>
    <w:rPr>
      <w:color w:val="auto"/>
    </w:rPr>
  </w:style>
  <w:style w:type="character" w:customStyle="1" w:styleId="Style2Car">
    <w:name w:val="Style2 Car"/>
    <w:basedOn w:val="CitationintenseCar"/>
    <w:link w:val="Style2"/>
    <w:rPr>
      <w:i/>
      <w:iCs/>
      <w:color w:val="373688"/>
    </w:rPr>
  </w:style>
  <w:style w:type="paragraph" w:customStyle="1" w:styleId="Style4">
    <w:name w:val="Style4"/>
    <w:basedOn w:val="Normal"/>
    <w:link w:val="Style4Car"/>
    <w:qFormat/>
    <w:pPr>
      <w:pBdr>
        <w:top w:val="single" w:sz="4" w:space="1" w:color="373688"/>
        <w:bottom w:val="single" w:sz="4" w:space="1" w:color="373688"/>
      </w:pBdr>
    </w:pPr>
    <w:rPr>
      <w:i/>
    </w:rPr>
  </w:style>
  <w:style w:type="character" w:customStyle="1" w:styleId="Style3Car">
    <w:name w:val="Style3 Car"/>
    <w:basedOn w:val="Style2Car"/>
    <w:link w:val="Style3"/>
    <w:rPr>
      <w:i/>
      <w:iCs/>
      <w:color w:val="373688"/>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Style4Car">
    <w:name w:val="Style4 Car"/>
    <w:basedOn w:val="Policepardfaut"/>
    <w:link w:val="Style4"/>
    <w:rPr>
      <w:i/>
    </w:rPr>
  </w:style>
  <w:style w:type="paragraph" w:styleId="TM2">
    <w:name w:val="toc 2"/>
    <w:basedOn w:val="Normal"/>
    <w:next w:val="Normal"/>
    <w:uiPriority w:val="39"/>
    <w:unhideWhenUsed/>
    <w:pPr>
      <w:spacing w:after="100"/>
      <w:ind w:left="220"/>
    </w:pPr>
  </w:style>
  <w:style w:type="paragraph" w:customStyle="1" w:styleId="Style5">
    <w:name w:val="Style5"/>
    <w:basedOn w:val="Normal"/>
    <w:link w:val="Style5Car"/>
    <w:qFormat/>
    <w:pPr>
      <w:pBdr>
        <w:top w:val="single" w:sz="4" w:space="1" w:color="373688"/>
        <w:left w:val="single" w:sz="4" w:space="4" w:color="373688"/>
        <w:bottom w:val="single" w:sz="4" w:space="1" w:color="373688"/>
        <w:right w:val="single" w:sz="4" w:space="4" w:color="373688"/>
      </w:pBdr>
    </w:pPr>
    <w:rPr>
      <w:i/>
      <w:color w:val="373688"/>
    </w:rPr>
  </w:style>
  <w:style w:type="paragraph" w:styleId="TM3">
    <w:name w:val="toc 3"/>
    <w:basedOn w:val="Normal"/>
    <w:next w:val="Normal"/>
    <w:uiPriority w:val="39"/>
    <w:unhideWhenUsed/>
    <w:pPr>
      <w:spacing w:after="100"/>
      <w:ind w:left="440"/>
    </w:pPr>
  </w:style>
  <w:style w:type="character" w:customStyle="1" w:styleId="Style5Car">
    <w:name w:val="Style5 Car"/>
    <w:basedOn w:val="Policepardfaut"/>
    <w:link w:val="Style5"/>
    <w:rPr>
      <w:i/>
      <w:color w:val="373688"/>
    </w:rPr>
  </w:style>
  <w:style w:type="character" w:styleId="lev">
    <w:name w:val="Strong"/>
    <w:basedOn w:val="Policepardfaut"/>
    <w:uiPriority w:val="22"/>
    <w:qFormat/>
    <w:rPr>
      <w:b/>
      <w:bCs/>
    </w:rPr>
  </w:style>
  <w:style w:type="character" w:styleId="Rfrenceintense">
    <w:name w:val="Intense Reference"/>
    <w:basedOn w:val="Policepardfaut"/>
    <w:uiPriority w:val="32"/>
    <w:qFormat/>
    <w:rPr>
      <w:b/>
      <w:bCs/>
      <w:smallCaps/>
      <w:color w:val="5B9BD5" w:themeColor="accent1"/>
      <w:spacing w:val="5"/>
    </w:rPr>
  </w:style>
  <w:style w:type="table" w:styleId="Grilledutableau">
    <w:name w:val="Table Grid"/>
    <w:basedOn w:val="TableauNormal"/>
    <w:uiPriority w:val="3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extedebulles">
    <w:name w:val="Balloon Text"/>
    <w:basedOn w:val="Normal"/>
    <w:link w:val="TextedebullesCar"/>
    <w:uiPriority w:val="99"/>
    <w:semiHidden/>
    <w:unhideWhenUse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Pr>
      <w:rFonts w:ascii="Segoe UI" w:hAnsi="Segoe UI" w:cs="Segoe UI"/>
      <w:sz w:val="18"/>
      <w:szCs w:val="18"/>
    </w:rPr>
  </w:style>
  <w:style w:type="character" w:styleId="Mentionnonrsolue">
    <w:name w:val="Unresolved Mention"/>
    <w:basedOn w:val="Policepardfaut"/>
    <w:uiPriority w:val="99"/>
    <w:semiHidden/>
    <w:unhideWhenUsed/>
    <w:rsid w:val="007D5C2C"/>
    <w:rPr>
      <w:color w:val="605E5C"/>
      <w:shd w:val="clear" w:color="auto" w:fill="E1DFDD"/>
    </w:rPr>
  </w:style>
  <w:style w:type="character" w:styleId="Marquedecommentaire">
    <w:name w:val="annotation reference"/>
    <w:basedOn w:val="Policepardfaut"/>
    <w:uiPriority w:val="99"/>
    <w:semiHidden/>
    <w:unhideWhenUsed/>
    <w:rsid w:val="00CD6F57"/>
    <w:rPr>
      <w:sz w:val="16"/>
      <w:szCs w:val="16"/>
    </w:rPr>
  </w:style>
  <w:style w:type="paragraph" w:styleId="Commentaire">
    <w:name w:val="annotation text"/>
    <w:basedOn w:val="Normal"/>
    <w:link w:val="CommentaireCar"/>
    <w:uiPriority w:val="99"/>
    <w:semiHidden/>
    <w:unhideWhenUsed/>
    <w:rsid w:val="00CD6F57"/>
    <w:pPr>
      <w:spacing w:line="240" w:lineRule="auto"/>
    </w:pPr>
    <w:rPr>
      <w:sz w:val="20"/>
      <w:szCs w:val="20"/>
    </w:rPr>
  </w:style>
  <w:style w:type="character" w:customStyle="1" w:styleId="CommentaireCar">
    <w:name w:val="Commentaire Car"/>
    <w:basedOn w:val="Policepardfaut"/>
    <w:link w:val="Commentaire"/>
    <w:uiPriority w:val="99"/>
    <w:semiHidden/>
    <w:rsid w:val="00CD6F57"/>
    <w:rPr>
      <w:sz w:val="20"/>
      <w:szCs w:val="20"/>
    </w:rPr>
  </w:style>
  <w:style w:type="paragraph" w:styleId="Objetducommentaire">
    <w:name w:val="annotation subject"/>
    <w:basedOn w:val="Commentaire"/>
    <w:next w:val="Commentaire"/>
    <w:link w:val="ObjetducommentaireCar"/>
    <w:uiPriority w:val="99"/>
    <w:semiHidden/>
    <w:unhideWhenUsed/>
    <w:rsid w:val="00CD6F57"/>
    <w:rPr>
      <w:b/>
      <w:bCs/>
    </w:rPr>
  </w:style>
  <w:style w:type="character" w:customStyle="1" w:styleId="ObjetducommentaireCar">
    <w:name w:val="Objet du commentaire Car"/>
    <w:basedOn w:val="CommentaireCar"/>
    <w:link w:val="Objetducommentaire"/>
    <w:uiPriority w:val="99"/>
    <w:semiHidden/>
    <w:rsid w:val="00CD6F57"/>
    <w:rPr>
      <w:b/>
      <w:bCs/>
      <w:sz w:val="20"/>
      <w:szCs w:val="20"/>
    </w:rPr>
  </w:style>
  <w:style w:type="character" w:styleId="Lienhypertextesuivivisit">
    <w:name w:val="FollowedHyperlink"/>
    <w:basedOn w:val="Policepardfaut"/>
    <w:uiPriority w:val="99"/>
    <w:semiHidden/>
    <w:unhideWhenUsed/>
    <w:rsid w:val="0051129A"/>
    <w:rPr>
      <w:color w:val="954F72" w:themeColor="followedHyperlink"/>
      <w:u w:val="single"/>
    </w:rPr>
  </w:style>
  <w:style w:type="character" w:styleId="Accentuation">
    <w:name w:val="Emphasis"/>
    <w:basedOn w:val="Policepardfaut"/>
    <w:uiPriority w:val="20"/>
    <w:qFormat/>
    <w:rsid w:val="00316BC4"/>
    <w:rPr>
      <w:i/>
      <w:iCs/>
    </w:rPr>
  </w:style>
  <w:style w:type="character" w:styleId="Accentuationlgre">
    <w:name w:val="Subtle Emphasis"/>
    <w:basedOn w:val="Policepardfaut"/>
    <w:uiPriority w:val="19"/>
    <w:qFormat/>
    <w:rsid w:val="00B00D6B"/>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128999">
      <w:bodyDiv w:val="1"/>
      <w:marLeft w:val="0"/>
      <w:marRight w:val="0"/>
      <w:marTop w:val="0"/>
      <w:marBottom w:val="0"/>
      <w:divBdr>
        <w:top w:val="none" w:sz="0" w:space="0" w:color="auto"/>
        <w:left w:val="none" w:sz="0" w:space="0" w:color="auto"/>
        <w:bottom w:val="none" w:sz="0" w:space="0" w:color="auto"/>
        <w:right w:val="none" w:sz="0" w:space="0" w:color="auto"/>
      </w:divBdr>
      <w:divsChild>
        <w:div w:id="921527403">
          <w:marLeft w:val="0"/>
          <w:marRight w:val="0"/>
          <w:marTop w:val="0"/>
          <w:marBottom w:val="0"/>
          <w:divBdr>
            <w:top w:val="none" w:sz="0" w:space="0" w:color="auto"/>
            <w:left w:val="none" w:sz="0" w:space="0" w:color="auto"/>
            <w:bottom w:val="none" w:sz="0" w:space="0" w:color="auto"/>
            <w:right w:val="none" w:sz="0" w:space="0" w:color="auto"/>
          </w:divBdr>
          <w:divsChild>
            <w:div w:id="1907453447">
              <w:marLeft w:val="0"/>
              <w:marRight w:val="0"/>
              <w:marTop w:val="150"/>
              <w:marBottom w:val="0"/>
              <w:divBdr>
                <w:top w:val="none" w:sz="0" w:space="0" w:color="auto"/>
                <w:left w:val="none" w:sz="0" w:space="0" w:color="auto"/>
                <w:bottom w:val="none" w:sz="0" w:space="0" w:color="auto"/>
                <w:right w:val="none" w:sz="0" w:space="0" w:color="auto"/>
              </w:divBdr>
              <w:divsChild>
                <w:div w:id="2096706325">
                  <w:marLeft w:val="0"/>
                  <w:marRight w:val="0"/>
                  <w:marTop w:val="0"/>
                  <w:marBottom w:val="0"/>
                  <w:divBdr>
                    <w:top w:val="none" w:sz="0" w:space="0" w:color="auto"/>
                    <w:left w:val="none" w:sz="0" w:space="0" w:color="auto"/>
                    <w:bottom w:val="none" w:sz="0" w:space="0" w:color="auto"/>
                    <w:right w:val="none" w:sz="0" w:space="0" w:color="auto"/>
                  </w:divBdr>
                </w:div>
                <w:div w:id="122606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13669">
      <w:bodyDiv w:val="1"/>
      <w:marLeft w:val="0"/>
      <w:marRight w:val="0"/>
      <w:marTop w:val="0"/>
      <w:marBottom w:val="0"/>
      <w:divBdr>
        <w:top w:val="none" w:sz="0" w:space="0" w:color="auto"/>
        <w:left w:val="none" w:sz="0" w:space="0" w:color="auto"/>
        <w:bottom w:val="none" w:sz="0" w:space="0" w:color="auto"/>
        <w:right w:val="none" w:sz="0" w:space="0" w:color="auto"/>
      </w:divBdr>
    </w:div>
    <w:div w:id="297731781">
      <w:bodyDiv w:val="1"/>
      <w:marLeft w:val="0"/>
      <w:marRight w:val="0"/>
      <w:marTop w:val="0"/>
      <w:marBottom w:val="0"/>
      <w:divBdr>
        <w:top w:val="none" w:sz="0" w:space="0" w:color="auto"/>
        <w:left w:val="none" w:sz="0" w:space="0" w:color="auto"/>
        <w:bottom w:val="none" w:sz="0" w:space="0" w:color="auto"/>
        <w:right w:val="none" w:sz="0" w:space="0" w:color="auto"/>
      </w:divBdr>
    </w:div>
    <w:div w:id="383063276">
      <w:bodyDiv w:val="1"/>
      <w:marLeft w:val="0"/>
      <w:marRight w:val="0"/>
      <w:marTop w:val="0"/>
      <w:marBottom w:val="0"/>
      <w:divBdr>
        <w:top w:val="none" w:sz="0" w:space="0" w:color="auto"/>
        <w:left w:val="none" w:sz="0" w:space="0" w:color="auto"/>
        <w:bottom w:val="none" w:sz="0" w:space="0" w:color="auto"/>
        <w:right w:val="none" w:sz="0" w:space="0" w:color="auto"/>
      </w:divBdr>
    </w:div>
    <w:div w:id="753093711">
      <w:bodyDiv w:val="1"/>
      <w:marLeft w:val="0"/>
      <w:marRight w:val="0"/>
      <w:marTop w:val="0"/>
      <w:marBottom w:val="0"/>
      <w:divBdr>
        <w:top w:val="none" w:sz="0" w:space="0" w:color="auto"/>
        <w:left w:val="none" w:sz="0" w:space="0" w:color="auto"/>
        <w:bottom w:val="none" w:sz="0" w:space="0" w:color="auto"/>
        <w:right w:val="none" w:sz="0" w:space="0" w:color="auto"/>
      </w:divBdr>
    </w:div>
    <w:div w:id="936210255">
      <w:bodyDiv w:val="1"/>
      <w:marLeft w:val="0"/>
      <w:marRight w:val="0"/>
      <w:marTop w:val="0"/>
      <w:marBottom w:val="0"/>
      <w:divBdr>
        <w:top w:val="none" w:sz="0" w:space="0" w:color="auto"/>
        <w:left w:val="none" w:sz="0" w:space="0" w:color="auto"/>
        <w:bottom w:val="none" w:sz="0" w:space="0" w:color="auto"/>
        <w:right w:val="none" w:sz="0" w:space="0" w:color="auto"/>
      </w:divBdr>
    </w:div>
    <w:div w:id="940139341">
      <w:bodyDiv w:val="1"/>
      <w:marLeft w:val="0"/>
      <w:marRight w:val="0"/>
      <w:marTop w:val="0"/>
      <w:marBottom w:val="0"/>
      <w:divBdr>
        <w:top w:val="none" w:sz="0" w:space="0" w:color="auto"/>
        <w:left w:val="none" w:sz="0" w:space="0" w:color="auto"/>
        <w:bottom w:val="none" w:sz="0" w:space="0" w:color="auto"/>
        <w:right w:val="none" w:sz="0" w:space="0" w:color="auto"/>
      </w:divBdr>
      <w:divsChild>
        <w:div w:id="1600605961">
          <w:marLeft w:val="1166"/>
          <w:marRight w:val="0"/>
          <w:marTop w:val="82"/>
          <w:marBottom w:val="0"/>
          <w:divBdr>
            <w:top w:val="none" w:sz="0" w:space="0" w:color="auto"/>
            <w:left w:val="none" w:sz="0" w:space="0" w:color="auto"/>
            <w:bottom w:val="none" w:sz="0" w:space="0" w:color="auto"/>
            <w:right w:val="none" w:sz="0" w:space="0" w:color="auto"/>
          </w:divBdr>
        </w:div>
        <w:div w:id="273905579">
          <w:marLeft w:val="1166"/>
          <w:marRight w:val="0"/>
          <w:marTop w:val="82"/>
          <w:marBottom w:val="0"/>
          <w:divBdr>
            <w:top w:val="none" w:sz="0" w:space="0" w:color="auto"/>
            <w:left w:val="none" w:sz="0" w:space="0" w:color="auto"/>
            <w:bottom w:val="none" w:sz="0" w:space="0" w:color="auto"/>
            <w:right w:val="none" w:sz="0" w:space="0" w:color="auto"/>
          </w:divBdr>
        </w:div>
        <w:div w:id="1653564948">
          <w:marLeft w:val="1166"/>
          <w:marRight w:val="0"/>
          <w:marTop w:val="82"/>
          <w:marBottom w:val="0"/>
          <w:divBdr>
            <w:top w:val="none" w:sz="0" w:space="0" w:color="auto"/>
            <w:left w:val="none" w:sz="0" w:space="0" w:color="auto"/>
            <w:bottom w:val="none" w:sz="0" w:space="0" w:color="auto"/>
            <w:right w:val="none" w:sz="0" w:space="0" w:color="auto"/>
          </w:divBdr>
        </w:div>
        <w:div w:id="336739476">
          <w:marLeft w:val="1166"/>
          <w:marRight w:val="0"/>
          <w:marTop w:val="82"/>
          <w:marBottom w:val="0"/>
          <w:divBdr>
            <w:top w:val="none" w:sz="0" w:space="0" w:color="auto"/>
            <w:left w:val="none" w:sz="0" w:space="0" w:color="auto"/>
            <w:bottom w:val="none" w:sz="0" w:space="0" w:color="auto"/>
            <w:right w:val="none" w:sz="0" w:space="0" w:color="auto"/>
          </w:divBdr>
        </w:div>
        <w:div w:id="29452172">
          <w:marLeft w:val="1166"/>
          <w:marRight w:val="0"/>
          <w:marTop w:val="82"/>
          <w:marBottom w:val="0"/>
          <w:divBdr>
            <w:top w:val="none" w:sz="0" w:space="0" w:color="auto"/>
            <w:left w:val="none" w:sz="0" w:space="0" w:color="auto"/>
            <w:bottom w:val="none" w:sz="0" w:space="0" w:color="auto"/>
            <w:right w:val="none" w:sz="0" w:space="0" w:color="auto"/>
          </w:divBdr>
        </w:div>
        <w:div w:id="1231042323">
          <w:marLeft w:val="1166"/>
          <w:marRight w:val="0"/>
          <w:marTop w:val="82"/>
          <w:marBottom w:val="0"/>
          <w:divBdr>
            <w:top w:val="none" w:sz="0" w:space="0" w:color="auto"/>
            <w:left w:val="none" w:sz="0" w:space="0" w:color="auto"/>
            <w:bottom w:val="none" w:sz="0" w:space="0" w:color="auto"/>
            <w:right w:val="none" w:sz="0" w:space="0" w:color="auto"/>
          </w:divBdr>
        </w:div>
        <w:div w:id="1790971871">
          <w:marLeft w:val="1166"/>
          <w:marRight w:val="0"/>
          <w:marTop w:val="82"/>
          <w:marBottom w:val="0"/>
          <w:divBdr>
            <w:top w:val="none" w:sz="0" w:space="0" w:color="auto"/>
            <w:left w:val="none" w:sz="0" w:space="0" w:color="auto"/>
            <w:bottom w:val="none" w:sz="0" w:space="0" w:color="auto"/>
            <w:right w:val="none" w:sz="0" w:space="0" w:color="auto"/>
          </w:divBdr>
        </w:div>
        <w:div w:id="881553166">
          <w:marLeft w:val="1166"/>
          <w:marRight w:val="0"/>
          <w:marTop w:val="82"/>
          <w:marBottom w:val="0"/>
          <w:divBdr>
            <w:top w:val="none" w:sz="0" w:space="0" w:color="auto"/>
            <w:left w:val="none" w:sz="0" w:space="0" w:color="auto"/>
            <w:bottom w:val="none" w:sz="0" w:space="0" w:color="auto"/>
            <w:right w:val="none" w:sz="0" w:space="0" w:color="auto"/>
          </w:divBdr>
        </w:div>
        <w:div w:id="1396586373">
          <w:marLeft w:val="1166"/>
          <w:marRight w:val="0"/>
          <w:marTop w:val="82"/>
          <w:marBottom w:val="0"/>
          <w:divBdr>
            <w:top w:val="none" w:sz="0" w:space="0" w:color="auto"/>
            <w:left w:val="none" w:sz="0" w:space="0" w:color="auto"/>
            <w:bottom w:val="none" w:sz="0" w:space="0" w:color="auto"/>
            <w:right w:val="none" w:sz="0" w:space="0" w:color="auto"/>
          </w:divBdr>
        </w:div>
        <w:div w:id="735669450">
          <w:marLeft w:val="1166"/>
          <w:marRight w:val="0"/>
          <w:marTop w:val="82"/>
          <w:marBottom w:val="0"/>
          <w:divBdr>
            <w:top w:val="none" w:sz="0" w:space="0" w:color="auto"/>
            <w:left w:val="none" w:sz="0" w:space="0" w:color="auto"/>
            <w:bottom w:val="none" w:sz="0" w:space="0" w:color="auto"/>
            <w:right w:val="none" w:sz="0" w:space="0" w:color="auto"/>
          </w:divBdr>
        </w:div>
      </w:divsChild>
    </w:div>
    <w:div w:id="1353532820">
      <w:bodyDiv w:val="1"/>
      <w:marLeft w:val="0"/>
      <w:marRight w:val="0"/>
      <w:marTop w:val="0"/>
      <w:marBottom w:val="0"/>
      <w:divBdr>
        <w:top w:val="none" w:sz="0" w:space="0" w:color="auto"/>
        <w:left w:val="none" w:sz="0" w:space="0" w:color="auto"/>
        <w:bottom w:val="none" w:sz="0" w:space="0" w:color="auto"/>
        <w:right w:val="none" w:sz="0" w:space="0" w:color="auto"/>
      </w:divBdr>
    </w:div>
    <w:div w:id="1383939399">
      <w:bodyDiv w:val="1"/>
      <w:marLeft w:val="0"/>
      <w:marRight w:val="0"/>
      <w:marTop w:val="0"/>
      <w:marBottom w:val="0"/>
      <w:divBdr>
        <w:top w:val="none" w:sz="0" w:space="0" w:color="auto"/>
        <w:left w:val="none" w:sz="0" w:space="0" w:color="auto"/>
        <w:bottom w:val="none" w:sz="0" w:space="0" w:color="auto"/>
        <w:right w:val="none" w:sz="0" w:space="0" w:color="auto"/>
      </w:divBdr>
    </w:div>
    <w:div w:id="1482041351">
      <w:bodyDiv w:val="1"/>
      <w:marLeft w:val="0"/>
      <w:marRight w:val="0"/>
      <w:marTop w:val="0"/>
      <w:marBottom w:val="0"/>
      <w:divBdr>
        <w:top w:val="none" w:sz="0" w:space="0" w:color="auto"/>
        <w:left w:val="none" w:sz="0" w:space="0" w:color="auto"/>
        <w:bottom w:val="none" w:sz="0" w:space="0" w:color="auto"/>
        <w:right w:val="none" w:sz="0" w:space="0" w:color="auto"/>
      </w:divBdr>
    </w:div>
    <w:div w:id="1597860760">
      <w:bodyDiv w:val="1"/>
      <w:marLeft w:val="0"/>
      <w:marRight w:val="0"/>
      <w:marTop w:val="0"/>
      <w:marBottom w:val="0"/>
      <w:divBdr>
        <w:top w:val="none" w:sz="0" w:space="0" w:color="auto"/>
        <w:left w:val="none" w:sz="0" w:space="0" w:color="auto"/>
        <w:bottom w:val="none" w:sz="0" w:space="0" w:color="auto"/>
        <w:right w:val="none" w:sz="0" w:space="0" w:color="auto"/>
      </w:divBdr>
    </w:div>
    <w:div w:id="1701734174">
      <w:bodyDiv w:val="1"/>
      <w:marLeft w:val="0"/>
      <w:marRight w:val="0"/>
      <w:marTop w:val="0"/>
      <w:marBottom w:val="0"/>
      <w:divBdr>
        <w:top w:val="none" w:sz="0" w:space="0" w:color="auto"/>
        <w:left w:val="none" w:sz="0" w:space="0" w:color="auto"/>
        <w:bottom w:val="none" w:sz="0" w:space="0" w:color="auto"/>
        <w:right w:val="none" w:sz="0" w:space="0" w:color="auto"/>
      </w:divBdr>
    </w:div>
    <w:div w:id="1728259118">
      <w:bodyDiv w:val="1"/>
      <w:marLeft w:val="0"/>
      <w:marRight w:val="0"/>
      <w:marTop w:val="0"/>
      <w:marBottom w:val="0"/>
      <w:divBdr>
        <w:top w:val="none" w:sz="0" w:space="0" w:color="auto"/>
        <w:left w:val="none" w:sz="0" w:space="0" w:color="auto"/>
        <w:bottom w:val="none" w:sz="0" w:space="0" w:color="auto"/>
        <w:right w:val="none" w:sz="0" w:space="0" w:color="auto"/>
      </w:divBdr>
      <w:divsChild>
        <w:div w:id="382490206">
          <w:marLeft w:val="0"/>
          <w:marRight w:val="0"/>
          <w:marTop w:val="0"/>
          <w:marBottom w:val="0"/>
          <w:divBdr>
            <w:top w:val="none" w:sz="0" w:space="0" w:color="auto"/>
            <w:left w:val="none" w:sz="0" w:space="0" w:color="auto"/>
            <w:bottom w:val="none" w:sz="0" w:space="0" w:color="auto"/>
            <w:right w:val="none" w:sz="0" w:space="0" w:color="auto"/>
          </w:divBdr>
          <w:divsChild>
            <w:div w:id="1837065340">
              <w:marLeft w:val="0"/>
              <w:marRight w:val="0"/>
              <w:marTop w:val="0"/>
              <w:marBottom w:val="0"/>
              <w:divBdr>
                <w:top w:val="none" w:sz="0" w:space="0" w:color="auto"/>
                <w:left w:val="none" w:sz="0" w:space="0" w:color="auto"/>
                <w:bottom w:val="none" w:sz="0" w:space="0" w:color="auto"/>
                <w:right w:val="none" w:sz="0" w:space="0" w:color="auto"/>
              </w:divBdr>
            </w:div>
            <w:div w:id="102313894">
              <w:marLeft w:val="0"/>
              <w:marRight w:val="0"/>
              <w:marTop w:val="0"/>
              <w:marBottom w:val="0"/>
              <w:divBdr>
                <w:top w:val="none" w:sz="0" w:space="0" w:color="auto"/>
                <w:left w:val="none" w:sz="0" w:space="0" w:color="auto"/>
                <w:bottom w:val="none" w:sz="0" w:space="0" w:color="auto"/>
                <w:right w:val="none" w:sz="0" w:space="0" w:color="auto"/>
              </w:divBdr>
            </w:div>
            <w:div w:id="321547782">
              <w:marLeft w:val="0"/>
              <w:marRight w:val="0"/>
              <w:marTop w:val="0"/>
              <w:marBottom w:val="0"/>
              <w:divBdr>
                <w:top w:val="none" w:sz="0" w:space="0" w:color="auto"/>
                <w:left w:val="none" w:sz="0" w:space="0" w:color="auto"/>
                <w:bottom w:val="none" w:sz="0" w:space="0" w:color="auto"/>
                <w:right w:val="none" w:sz="0" w:space="0" w:color="auto"/>
              </w:divBdr>
            </w:div>
            <w:div w:id="2123066647">
              <w:marLeft w:val="0"/>
              <w:marRight w:val="0"/>
              <w:marTop w:val="0"/>
              <w:marBottom w:val="0"/>
              <w:divBdr>
                <w:top w:val="none" w:sz="0" w:space="0" w:color="auto"/>
                <w:left w:val="none" w:sz="0" w:space="0" w:color="auto"/>
                <w:bottom w:val="none" w:sz="0" w:space="0" w:color="auto"/>
                <w:right w:val="none" w:sz="0" w:space="0" w:color="auto"/>
              </w:divBdr>
            </w:div>
            <w:div w:id="998921312">
              <w:marLeft w:val="0"/>
              <w:marRight w:val="0"/>
              <w:marTop w:val="0"/>
              <w:marBottom w:val="0"/>
              <w:divBdr>
                <w:top w:val="none" w:sz="0" w:space="0" w:color="auto"/>
                <w:left w:val="none" w:sz="0" w:space="0" w:color="auto"/>
                <w:bottom w:val="none" w:sz="0" w:space="0" w:color="auto"/>
                <w:right w:val="none" w:sz="0" w:space="0" w:color="auto"/>
              </w:divBdr>
            </w:div>
            <w:div w:id="167526416">
              <w:marLeft w:val="0"/>
              <w:marRight w:val="0"/>
              <w:marTop w:val="0"/>
              <w:marBottom w:val="0"/>
              <w:divBdr>
                <w:top w:val="none" w:sz="0" w:space="0" w:color="auto"/>
                <w:left w:val="none" w:sz="0" w:space="0" w:color="auto"/>
                <w:bottom w:val="none" w:sz="0" w:space="0" w:color="auto"/>
                <w:right w:val="none" w:sz="0" w:space="0" w:color="auto"/>
              </w:divBdr>
            </w:div>
            <w:div w:id="1235504174">
              <w:marLeft w:val="0"/>
              <w:marRight w:val="0"/>
              <w:marTop w:val="0"/>
              <w:marBottom w:val="0"/>
              <w:divBdr>
                <w:top w:val="none" w:sz="0" w:space="0" w:color="auto"/>
                <w:left w:val="none" w:sz="0" w:space="0" w:color="auto"/>
                <w:bottom w:val="none" w:sz="0" w:space="0" w:color="auto"/>
                <w:right w:val="none" w:sz="0" w:space="0" w:color="auto"/>
              </w:divBdr>
            </w:div>
            <w:div w:id="833691170">
              <w:marLeft w:val="0"/>
              <w:marRight w:val="0"/>
              <w:marTop w:val="0"/>
              <w:marBottom w:val="0"/>
              <w:divBdr>
                <w:top w:val="none" w:sz="0" w:space="0" w:color="auto"/>
                <w:left w:val="none" w:sz="0" w:space="0" w:color="auto"/>
                <w:bottom w:val="none" w:sz="0" w:space="0" w:color="auto"/>
                <w:right w:val="none" w:sz="0" w:space="0" w:color="auto"/>
              </w:divBdr>
            </w:div>
            <w:div w:id="329914480">
              <w:marLeft w:val="0"/>
              <w:marRight w:val="0"/>
              <w:marTop w:val="0"/>
              <w:marBottom w:val="0"/>
              <w:divBdr>
                <w:top w:val="none" w:sz="0" w:space="0" w:color="auto"/>
                <w:left w:val="none" w:sz="0" w:space="0" w:color="auto"/>
                <w:bottom w:val="none" w:sz="0" w:space="0" w:color="auto"/>
                <w:right w:val="none" w:sz="0" w:space="0" w:color="auto"/>
              </w:divBdr>
            </w:div>
            <w:div w:id="263921863">
              <w:marLeft w:val="0"/>
              <w:marRight w:val="0"/>
              <w:marTop w:val="0"/>
              <w:marBottom w:val="0"/>
              <w:divBdr>
                <w:top w:val="none" w:sz="0" w:space="0" w:color="auto"/>
                <w:left w:val="none" w:sz="0" w:space="0" w:color="auto"/>
                <w:bottom w:val="none" w:sz="0" w:space="0" w:color="auto"/>
                <w:right w:val="none" w:sz="0" w:space="0" w:color="auto"/>
              </w:divBdr>
            </w:div>
            <w:div w:id="1967084148">
              <w:marLeft w:val="0"/>
              <w:marRight w:val="0"/>
              <w:marTop w:val="0"/>
              <w:marBottom w:val="0"/>
              <w:divBdr>
                <w:top w:val="none" w:sz="0" w:space="0" w:color="auto"/>
                <w:left w:val="none" w:sz="0" w:space="0" w:color="auto"/>
                <w:bottom w:val="none" w:sz="0" w:space="0" w:color="auto"/>
                <w:right w:val="none" w:sz="0" w:space="0" w:color="auto"/>
              </w:divBdr>
            </w:div>
            <w:div w:id="1532455200">
              <w:marLeft w:val="0"/>
              <w:marRight w:val="0"/>
              <w:marTop w:val="0"/>
              <w:marBottom w:val="0"/>
              <w:divBdr>
                <w:top w:val="none" w:sz="0" w:space="0" w:color="auto"/>
                <w:left w:val="none" w:sz="0" w:space="0" w:color="auto"/>
                <w:bottom w:val="none" w:sz="0" w:space="0" w:color="auto"/>
                <w:right w:val="none" w:sz="0" w:space="0" w:color="auto"/>
              </w:divBdr>
            </w:div>
            <w:div w:id="532694717">
              <w:marLeft w:val="0"/>
              <w:marRight w:val="0"/>
              <w:marTop w:val="0"/>
              <w:marBottom w:val="0"/>
              <w:divBdr>
                <w:top w:val="none" w:sz="0" w:space="0" w:color="auto"/>
                <w:left w:val="none" w:sz="0" w:space="0" w:color="auto"/>
                <w:bottom w:val="none" w:sz="0" w:space="0" w:color="auto"/>
                <w:right w:val="none" w:sz="0" w:space="0" w:color="auto"/>
              </w:divBdr>
            </w:div>
            <w:div w:id="1474979818">
              <w:marLeft w:val="0"/>
              <w:marRight w:val="0"/>
              <w:marTop w:val="0"/>
              <w:marBottom w:val="0"/>
              <w:divBdr>
                <w:top w:val="none" w:sz="0" w:space="0" w:color="auto"/>
                <w:left w:val="none" w:sz="0" w:space="0" w:color="auto"/>
                <w:bottom w:val="none" w:sz="0" w:space="0" w:color="auto"/>
                <w:right w:val="none" w:sz="0" w:space="0" w:color="auto"/>
              </w:divBdr>
            </w:div>
            <w:div w:id="581259357">
              <w:marLeft w:val="0"/>
              <w:marRight w:val="0"/>
              <w:marTop w:val="0"/>
              <w:marBottom w:val="0"/>
              <w:divBdr>
                <w:top w:val="none" w:sz="0" w:space="0" w:color="auto"/>
                <w:left w:val="none" w:sz="0" w:space="0" w:color="auto"/>
                <w:bottom w:val="none" w:sz="0" w:space="0" w:color="auto"/>
                <w:right w:val="none" w:sz="0" w:space="0" w:color="auto"/>
              </w:divBdr>
            </w:div>
            <w:div w:id="488375435">
              <w:marLeft w:val="0"/>
              <w:marRight w:val="0"/>
              <w:marTop w:val="0"/>
              <w:marBottom w:val="0"/>
              <w:divBdr>
                <w:top w:val="none" w:sz="0" w:space="0" w:color="auto"/>
                <w:left w:val="none" w:sz="0" w:space="0" w:color="auto"/>
                <w:bottom w:val="none" w:sz="0" w:space="0" w:color="auto"/>
                <w:right w:val="none" w:sz="0" w:space="0" w:color="auto"/>
              </w:divBdr>
            </w:div>
            <w:div w:id="1669792325">
              <w:marLeft w:val="0"/>
              <w:marRight w:val="0"/>
              <w:marTop w:val="0"/>
              <w:marBottom w:val="0"/>
              <w:divBdr>
                <w:top w:val="none" w:sz="0" w:space="0" w:color="auto"/>
                <w:left w:val="none" w:sz="0" w:space="0" w:color="auto"/>
                <w:bottom w:val="none" w:sz="0" w:space="0" w:color="auto"/>
                <w:right w:val="none" w:sz="0" w:space="0" w:color="auto"/>
              </w:divBdr>
            </w:div>
            <w:div w:id="483010409">
              <w:marLeft w:val="0"/>
              <w:marRight w:val="0"/>
              <w:marTop w:val="0"/>
              <w:marBottom w:val="0"/>
              <w:divBdr>
                <w:top w:val="none" w:sz="0" w:space="0" w:color="auto"/>
                <w:left w:val="none" w:sz="0" w:space="0" w:color="auto"/>
                <w:bottom w:val="none" w:sz="0" w:space="0" w:color="auto"/>
                <w:right w:val="none" w:sz="0" w:space="0" w:color="auto"/>
              </w:divBdr>
            </w:div>
            <w:div w:id="1994292121">
              <w:marLeft w:val="0"/>
              <w:marRight w:val="0"/>
              <w:marTop w:val="0"/>
              <w:marBottom w:val="0"/>
              <w:divBdr>
                <w:top w:val="none" w:sz="0" w:space="0" w:color="auto"/>
                <w:left w:val="none" w:sz="0" w:space="0" w:color="auto"/>
                <w:bottom w:val="none" w:sz="0" w:space="0" w:color="auto"/>
                <w:right w:val="none" w:sz="0" w:space="0" w:color="auto"/>
              </w:divBdr>
            </w:div>
            <w:div w:id="990870731">
              <w:marLeft w:val="0"/>
              <w:marRight w:val="0"/>
              <w:marTop w:val="0"/>
              <w:marBottom w:val="0"/>
              <w:divBdr>
                <w:top w:val="none" w:sz="0" w:space="0" w:color="auto"/>
                <w:left w:val="none" w:sz="0" w:space="0" w:color="auto"/>
                <w:bottom w:val="none" w:sz="0" w:space="0" w:color="auto"/>
                <w:right w:val="none" w:sz="0" w:space="0" w:color="auto"/>
              </w:divBdr>
            </w:div>
            <w:div w:id="384566648">
              <w:marLeft w:val="0"/>
              <w:marRight w:val="0"/>
              <w:marTop w:val="0"/>
              <w:marBottom w:val="0"/>
              <w:divBdr>
                <w:top w:val="none" w:sz="0" w:space="0" w:color="auto"/>
                <w:left w:val="none" w:sz="0" w:space="0" w:color="auto"/>
                <w:bottom w:val="none" w:sz="0" w:space="0" w:color="auto"/>
                <w:right w:val="none" w:sz="0" w:space="0" w:color="auto"/>
              </w:divBdr>
            </w:div>
            <w:div w:id="1691683160">
              <w:marLeft w:val="0"/>
              <w:marRight w:val="0"/>
              <w:marTop w:val="0"/>
              <w:marBottom w:val="0"/>
              <w:divBdr>
                <w:top w:val="none" w:sz="0" w:space="0" w:color="auto"/>
                <w:left w:val="none" w:sz="0" w:space="0" w:color="auto"/>
                <w:bottom w:val="none" w:sz="0" w:space="0" w:color="auto"/>
                <w:right w:val="none" w:sz="0" w:space="0" w:color="auto"/>
              </w:divBdr>
            </w:div>
            <w:div w:id="1993874496">
              <w:marLeft w:val="0"/>
              <w:marRight w:val="0"/>
              <w:marTop w:val="0"/>
              <w:marBottom w:val="0"/>
              <w:divBdr>
                <w:top w:val="none" w:sz="0" w:space="0" w:color="auto"/>
                <w:left w:val="none" w:sz="0" w:space="0" w:color="auto"/>
                <w:bottom w:val="none" w:sz="0" w:space="0" w:color="auto"/>
                <w:right w:val="none" w:sz="0" w:space="0" w:color="auto"/>
              </w:divBdr>
            </w:div>
            <w:div w:id="1218779095">
              <w:marLeft w:val="0"/>
              <w:marRight w:val="0"/>
              <w:marTop w:val="0"/>
              <w:marBottom w:val="0"/>
              <w:divBdr>
                <w:top w:val="none" w:sz="0" w:space="0" w:color="auto"/>
                <w:left w:val="none" w:sz="0" w:space="0" w:color="auto"/>
                <w:bottom w:val="none" w:sz="0" w:space="0" w:color="auto"/>
                <w:right w:val="none" w:sz="0" w:space="0" w:color="auto"/>
              </w:divBdr>
            </w:div>
            <w:div w:id="660432600">
              <w:marLeft w:val="0"/>
              <w:marRight w:val="0"/>
              <w:marTop w:val="0"/>
              <w:marBottom w:val="0"/>
              <w:divBdr>
                <w:top w:val="none" w:sz="0" w:space="0" w:color="auto"/>
                <w:left w:val="none" w:sz="0" w:space="0" w:color="auto"/>
                <w:bottom w:val="none" w:sz="0" w:space="0" w:color="auto"/>
                <w:right w:val="none" w:sz="0" w:space="0" w:color="auto"/>
              </w:divBdr>
            </w:div>
            <w:div w:id="231550418">
              <w:marLeft w:val="0"/>
              <w:marRight w:val="0"/>
              <w:marTop w:val="0"/>
              <w:marBottom w:val="0"/>
              <w:divBdr>
                <w:top w:val="none" w:sz="0" w:space="0" w:color="auto"/>
                <w:left w:val="none" w:sz="0" w:space="0" w:color="auto"/>
                <w:bottom w:val="none" w:sz="0" w:space="0" w:color="auto"/>
                <w:right w:val="none" w:sz="0" w:space="0" w:color="auto"/>
              </w:divBdr>
            </w:div>
            <w:div w:id="1633752309">
              <w:marLeft w:val="0"/>
              <w:marRight w:val="0"/>
              <w:marTop w:val="0"/>
              <w:marBottom w:val="0"/>
              <w:divBdr>
                <w:top w:val="none" w:sz="0" w:space="0" w:color="auto"/>
                <w:left w:val="none" w:sz="0" w:space="0" w:color="auto"/>
                <w:bottom w:val="none" w:sz="0" w:space="0" w:color="auto"/>
                <w:right w:val="none" w:sz="0" w:space="0" w:color="auto"/>
              </w:divBdr>
            </w:div>
            <w:div w:id="1990478937">
              <w:marLeft w:val="0"/>
              <w:marRight w:val="0"/>
              <w:marTop w:val="0"/>
              <w:marBottom w:val="0"/>
              <w:divBdr>
                <w:top w:val="none" w:sz="0" w:space="0" w:color="auto"/>
                <w:left w:val="none" w:sz="0" w:space="0" w:color="auto"/>
                <w:bottom w:val="none" w:sz="0" w:space="0" w:color="auto"/>
                <w:right w:val="none" w:sz="0" w:space="0" w:color="auto"/>
              </w:divBdr>
            </w:div>
            <w:div w:id="31736404">
              <w:marLeft w:val="0"/>
              <w:marRight w:val="0"/>
              <w:marTop w:val="0"/>
              <w:marBottom w:val="0"/>
              <w:divBdr>
                <w:top w:val="none" w:sz="0" w:space="0" w:color="auto"/>
                <w:left w:val="none" w:sz="0" w:space="0" w:color="auto"/>
                <w:bottom w:val="none" w:sz="0" w:space="0" w:color="auto"/>
                <w:right w:val="none" w:sz="0" w:space="0" w:color="auto"/>
              </w:divBdr>
            </w:div>
            <w:div w:id="779882751">
              <w:marLeft w:val="0"/>
              <w:marRight w:val="0"/>
              <w:marTop w:val="0"/>
              <w:marBottom w:val="0"/>
              <w:divBdr>
                <w:top w:val="none" w:sz="0" w:space="0" w:color="auto"/>
                <w:left w:val="none" w:sz="0" w:space="0" w:color="auto"/>
                <w:bottom w:val="none" w:sz="0" w:space="0" w:color="auto"/>
                <w:right w:val="none" w:sz="0" w:space="0" w:color="auto"/>
              </w:divBdr>
            </w:div>
            <w:div w:id="53084508">
              <w:marLeft w:val="0"/>
              <w:marRight w:val="0"/>
              <w:marTop w:val="0"/>
              <w:marBottom w:val="0"/>
              <w:divBdr>
                <w:top w:val="none" w:sz="0" w:space="0" w:color="auto"/>
                <w:left w:val="none" w:sz="0" w:space="0" w:color="auto"/>
                <w:bottom w:val="none" w:sz="0" w:space="0" w:color="auto"/>
                <w:right w:val="none" w:sz="0" w:space="0" w:color="auto"/>
              </w:divBdr>
            </w:div>
            <w:div w:id="1087530973">
              <w:marLeft w:val="0"/>
              <w:marRight w:val="0"/>
              <w:marTop w:val="0"/>
              <w:marBottom w:val="0"/>
              <w:divBdr>
                <w:top w:val="none" w:sz="0" w:space="0" w:color="auto"/>
                <w:left w:val="none" w:sz="0" w:space="0" w:color="auto"/>
                <w:bottom w:val="none" w:sz="0" w:space="0" w:color="auto"/>
                <w:right w:val="none" w:sz="0" w:space="0" w:color="auto"/>
              </w:divBdr>
            </w:div>
            <w:div w:id="864169623">
              <w:marLeft w:val="0"/>
              <w:marRight w:val="0"/>
              <w:marTop w:val="0"/>
              <w:marBottom w:val="0"/>
              <w:divBdr>
                <w:top w:val="none" w:sz="0" w:space="0" w:color="auto"/>
                <w:left w:val="none" w:sz="0" w:space="0" w:color="auto"/>
                <w:bottom w:val="none" w:sz="0" w:space="0" w:color="auto"/>
                <w:right w:val="none" w:sz="0" w:space="0" w:color="auto"/>
              </w:divBdr>
            </w:div>
            <w:div w:id="2035232856">
              <w:marLeft w:val="0"/>
              <w:marRight w:val="0"/>
              <w:marTop w:val="0"/>
              <w:marBottom w:val="0"/>
              <w:divBdr>
                <w:top w:val="none" w:sz="0" w:space="0" w:color="auto"/>
                <w:left w:val="none" w:sz="0" w:space="0" w:color="auto"/>
                <w:bottom w:val="none" w:sz="0" w:space="0" w:color="auto"/>
                <w:right w:val="none" w:sz="0" w:space="0" w:color="auto"/>
              </w:divBdr>
            </w:div>
            <w:div w:id="614140602">
              <w:marLeft w:val="0"/>
              <w:marRight w:val="0"/>
              <w:marTop w:val="0"/>
              <w:marBottom w:val="0"/>
              <w:divBdr>
                <w:top w:val="none" w:sz="0" w:space="0" w:color="auto"/>
                <w:left w:val="none" w:sz="0" w:space="0" w:color="auto"/>
                <w:bottom w:val="none" w:sz="0" w:space="0" w:color="auto"/>
                <w:right w:val="none" w:sz="0" w:space="0" w:color="auto"/>
              </w:divBdr>
            </w:div>
            <w:div w:id="76558718">
              <w:marLeft w:val="0"/>
              <w:marRight w:val="0"/>
              <w:marTop w:val="0"/>
              <w:marBottom w:val="0"/>
              <w:divBdr>
                <w:top w:val="none" w:sz="0" w:space="0" w:color="auto"/>
                <w:left w:val="none" w:sz="0" w:space="0" w:color="auto"/>
                <w:bottom w:val="none" w:sz="0" w:space="0" w:color="auto"/>
                <w:right w:val="none" w:sz="0" w:space="0" w:color="auto"/>
              </w:divBdr>
            </w:div>
            <w:div w:id="1001933523">
              <w:marLeft w:val="0"/>
              <w:marRight w:val="0"/>
              <w:marTop w:val="0"/>
              <w:marBottom w:val="0"/>
              <w:divBdr>
                <w:top w:val="none" w:sz="0" w:space="0" w:color="auto"/>
                <w:left w:val="none" w:sz="0" w:space="0" w:color="auto"/>
                <w:bottom w:val="none" w:sz="0" w:space="0" w:color="auto"/>
                <w:right w:val="none" w:sz="0" w:space="0" w:color="auto"/>
              </w:divBdr>
            </w:div>
            <w:div w:id="539128201">
              <w:marLeft w:val="0"/>
              <w:marRight w:val="0"/>
              <w:marTop w:val="0"/>
              <w:marBottom w:val="0"/>
              <w:divBdr>
                <w:top w:val="none" w:sz="0" w:space="0" w:color="auto"/>
                <w:left w:val="none" w:sz="0" w:space="0" w:color="auto"/>
                <w:bottom w:val="none" w:sz="0" w:space="0" w:color="auto"/>
                <w:right w:val="none" w:sz="0" w:space="0" w:color="auto"/>
              </w:divBdr>
            </w:div>
            <w:div w:id="1271013977">
              <w:marLeft w:val="0"/>
              <w:marRight w:val="0"/>
              <w:marTop w:val="0"/>
              <w:marBottom w:val="0"/>
              <w:divBdr>
                <w:top w:val="none" w:sz="0" w:space="0" w:color="auto"/>
                <w:left w:val="none" w:sz="0" w:space="0" w:color="auto"/>
                <w:bottom w:val="none" w:sz="0" w:space="0" w:color="auto"/>
                <w:right w:val="none" w:sz="0" w:space="0" w:color="auto"/>
              </w:divBdr>
            </w:div>
            <w:div w:id="861359967">
              <w:marLeft w:val="0"/>
              <w:marRight w:val="0"/>
              <w:marTop w:val="0"/>
              <w:marBottom w:val="0"/>
              <w:divBdr>
                <w:top w:val="none" w:sz="0" w:space="0" w:color="auto"/>
                <w:left w:val="none" w:sz="0" w:space="0" w:color="auto"/>
                <w:bottom w:val="none" w:sz="0" w:space="0" w:color="auto"/>
                <w:right w:val="none" w:sz="0" w:space="0" w:color="auto"/>
              </w:divBdr>
            </w:div>
            <w:div w:id="262300338">
              <w:marLeft w:val="0"/>
              <w:marRight w:val="0"/>
              <w:marTop w:val="0"/>
              <w:marBottom w:val="0"/>
              <w:divBdr>
                <w:top w:val="none" w:sz="0" w:space="0" w:color="auto"/>
                <w:left w:val="none" w:sz="0" w:space="0" w:color="auto"/>
                <w:bottom w:val="none" w:sz="0" w:space="0" w:color="auto"/>
                <w:right w:val="none" w:sz="0" w:space="0" w:color="auto"/>
              </w:divBdr>
            </w:div>
            <w:div w:id="1655647033">
              <w:marLeft w:val="0"/>
              <w:marRight w:val="0"/>
              <w:marTop w:val="0"/>
              <w:marBottom w:val="0"/>
              <w:divBdr>
                <w:top w:val="none" w:sz="0" w:space="0" w:color="auto"/>
                <w:left w:val="none" w:sz="0" w:space="0" w:color="auto"/>
                <w:bottom w:val="none" w:sz="0" w:space="0" w:color="auto"/>
                <w:right w:val="none" w:sz="0" w:space="0" w:color="auto"/>
              </w:divBdr>
            </w:div>
            <w:div w:id="1130854116">
              <w:marLeft w:val="0"/>
              <w:marRight w:val="0"/>
              <w:marTop w:val="0"/>
              <w:marBottom w:val="0"/>
              <w:divBdr>
                <w:top w:val="none" w:sz="0" w:space="0" w:color="auto"/>
                <w:left w:val="none" w:sz="0" w:space="0" w:color="auto"/>
                <w:bottom w:val="none" w:sz="0" w:space="0" w:color="auto"/>
                <w:right w:val="none" w:sz="0" w:space="0" w:color="auto"/>
              </w:divBdr>
            </w:div>
            <w:div w:id="887952858">
              <w:marLeft w:val="0"/>
              <w:marRight w:val="0"/>
              <w:marTop w:val="0"/>
              <w:marBottom w:val="0"/>
              <w:divBdr>
                <w:top w:val="none" w:sz="0" w:space="0" w:color="auto"/>
                <w:left w:val="none" w:sz="0" w:space="0" w:color="auto"/>
                <w:bottom w:val="none" w:sz="0" w:space="0" w:color="auto"/>
                <w:right w:val="none" w:sz="0" w:space="0" w:color="auto"/>
              </w:divBdr>
            </w:div>
            <w:div w:id="1830831119">
              <w:marLeft w:val="0"/>
              <w:marRight w:val="0"/>
              <w:marTop w:val="0"/>
              <w:marBottom w:val="0"/>
              <w:divBdr>
                <w:top w:val="none" w:sz="0" w:space="0" w:color="auto"/>
                <w:left w:val="none" w:sz="0" w:space="0" w:color="auto"/>
                <w:bottom w:val="none" w:sz="0" w:space="0" w:color="auto"/>
                <w:right w:val="none" w:sz="0" w:space="0" w:color="auto"/>
              </w:divBdr>
            </w:div>
            <w:div w:id="267930677">
              <w:marLeft w:val="0"/>
              <w:marRight w:val="0"/>
              <w:marTop w:val="0"/>
              <w:marBottom w:val="0"/>
              <w:divBdr>
                <w:top w:val="none" w:sz="0" w:space="0" w:color="auto"/>
                <w:left w:val="none" w:sz="0" w:space="0" w:color="auto"/>
                <w:bottom w:val="none" w:sz="0" w:space="0" w:color="auto"/>
                <w:right w:val="none" w:sz="0" w:space="0" w:color="auto"/>
              </w:divBdr>
            </w:div>
            <w:div w:id="988873149">
              <w:marLeft w:val="0"/>
              <w:marRight w:val="0"/>
              <w:marTop w:val="0"/>
              <w:marBottom w:val="0"/>
              <w:divBdr>
                <w:top w:val="none" w:sz="0" w:space="0" w:color="auto"/>
                <w:left w:val="none" w:sz="0" w:space="0" w:color="auto"/>
                <w:bottom w:val="none" w:sz="0" w:space="0" w:color="auto"/>
                <w:right w:val="none" w:sz="0" w:space="0" w:color="auto"/>
              </w:divBdr>
            </w:div>
            <w:div w:id="1194541834">
              <w:marLeft w:val="0"/>
              <w:marRight w:val="0"/>
              <w:marTop w:val="0"/>
              <w:marBottom w:val="0"/>
              <w:divBdr>
                <w:top w:val="none" w:sz="0" w:space="0" w:color="auto"/>
                <w:left w:val="none" w:sz="0" w:space="0" w:color="auto"/>
                <w:bottom w:val="none" w:sz="0" w:space="0" w:color="auto"/>
                <w:right w:val="none" w:sz="0" w:space="0" w:color="auto"/>
              </w:divBdr>
            </w:div>
            <w:div w:id="1902398677">
              <w:marLeft w:val="0"/>
              <w:marRight w:val="0"/>
              <w:marTop w:val="0"/>
              <w:marBottom w:val="0"/>
              <w:divBdr>
                <w:top w:val="none" w:sz="0" w:space="0" w:color="auto"/>
                <w:left w:val="none" w:sz="0" w:space="0" w:color="auto"/>
                <w:bottom w:val="none" w:sz="0" w:space="0" w:color="auto"/>
                <w:right w:val="none" w:sz="0" w:space="0" w:color="auto"/>
              </w:divBdr>
            </w:div>
            <w:div w:id="492306805">
              <w:marLeft w:val="0"/>
              <w:marRight w:val="0"/>
              <w:marTop w:val="0"/>
              <w:marBottom w:val="0"/>
              <w:divBdr>
                <w:top w:val="none" w:sz="0" w:space="0" w:color="auto"/>
                <w:left w:val="none" w:sz="0" w:space="0" w:color="auto"/>
                <w:bottom w:val="none" w:sz="0" w:space="0" w:color="auto"/>
                <w:right w:val="none" w:sz="0" w:space="0" w:color="auto"/>
              </w:divBdr>
            </w:div>
            <w:div w:id="1554733566">
              <w:marLeft w:val="0"/>
              <w:marRight w:val="0"/>
              <w:marTop w:val="0"/>
              <w:marBottom w:val="0"/>
              <w:divBdr>
                <w:top w:val="none" w:sz="0" w:space="0" w:color="auto"/>
                <w:left w:val="none" w:sz="0" w:space="0" w:color="auto"/>
                <w:bottom w:val="none" w:sz="0" w:space="0" w:color="auto"/>
                <w:right w:val="none" w:sz="0" w:space="0" w:color="auto"/>
              </w:divBdr>
            </w:div>
            <w:div w:id="34627949">
              <w:marLeft w:val="0"/>
              <w:marRight w:val="0"/>
              <w:marTop w:val="0"/>
              <w:marBottom w:val="0"/>
              <w:divBdr>
                <w:top w:val="none" w:sz="0" w:space="0" w:color="auto"/>
                <w:left w:val="none" w:sz="0" w:space="0" w:color="auto"/>
                <w:bottom w:val="none" w:sz="0" w:space="0" w:color="auto"/>
                <w:right w:val="none" w:sz="0" w:space="0" w:color="auto"/>
              </w:divBdr>
            </w:div>
            <w:div w:id="1045787757">
              <w:marLeft w:val="0"/>
              <w:marRight w:val="0"/>
              <w:marTop w:val="0"/>
              <w:marBottom w:val="0"/>
              <w:divBdr>
                <w:top w:val="none" w:sz="0" w:space="0" w:color="auto"/>
                <w:left w:val="none" w:sz="0" w:space="0" w:color="auto"/>
                <w:bottom w:val="none" w:sz="0" w:space="0" w:color="auto"/>
                <w:right w:val="none" w:sz="0" w:space="0" w:color="auto"/>
              </w:divBdr>
            </w:div>
            <w:div w:id="564922996">
              <w:marLeft w:val="0"/>
              <w:marRight w:val="0"/>
              <w:marTop w:val="0"/>
              <w:marBottom w:val="0"/>
              <w:divBdr>
                <w:top w:val="none" w:sz="0" w:space="0" w:color="auto"/>
                <w:left w:val="none" w:sz="0" w:space="0" w:color="auto"/>
                <w:bottom w:val="none" w:sz="0" w:space="0" w:color="auto"/>
                <w:right w:val="none" w:sz="0" w:space="0" w:color="auto"/>
              </w:divBdr>
            </w:div>
            <w:div w:id="149299452">
              <w:marLeft w:val="0"/>
              <w:marRight w:val="0"/>
              <w:marTop w:val="0"/>
              <w:marBottom w:val="0"/>
              <w:divBdr>
                <w:top w:val="none" w:sz="0" w:space="0" w:color="auto"/>
                <w:left w:val="none" w:sz="0" w:space="0" w:color="auto"/>
                <w:bottom w:val="none" w:sz="0" w:space="0" w:color="auto"/>
                <w:right w:val="none" w:sz="0" w:space="0" w:color="auto"/>
              </w:divBdr>
            </w:div>
            <w:div w:id="181274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792731">
      <w:bodyDiv w:val="1"/>
      <w:marLeft w:val="0"/>
      <w:marRight w:val="0"/>
      <w:marTop w:val="0"/>
      <w:marBottom w:val="0"/>
      <w:divBdr>
        <w:top w:val="none" w:sz="0" w:space="0" w:color="auto"/>
        <w:left w:val="none" w:sz="0" w:space="0" w:color="auto"/>
        <w:bottom w:val="none" w:sz="0" w:space="0" w:color="auto"/>
        <w:right w:val="none" w:sz="0" w:space="0" w:color="auto"/>
      </w:divBdr>
    </w:div>
    <w:div w:id="1795558635">
      <w:bodyDiv w:val="1"/>
      <w:marLeft w:val="0"/>
      <w:marRight w:val="0"/>
      <w:marTop w:val="0"/>
      <w:marBottom w:val="0"/>
      <w:divBdr>
        <w:top w:val="none" w:sz="0" w:space="0" w:color="auto"/>
        <w:left w:val="none" w:sz="0" w:space="0" w:color="auto"/>
        <w:bottom w:val="none" w:sz="0" w:space="0" w:color="auto"/>
        <w:right w:val="none" w:sz="0" w:space="0" w:color="auto"/>
      </w:divBdr>
    </w:div>
    <w:div w:id="2118717299">
      <w:bodyDiv w:val="1"/>
      <w:marLeft w:val="0"/>
      <w:marRight w:val="0"/>
      <w:marTop w:val="0"/>
      <w:marBottom w:val="0"/>
      <w:divBdr>
        <w:top w:val="none" w:sz="0" w:space="0" w:color="auto"/>
        <w:left w:val="none" w:sz="0" w:space="0" w:color="auto"/>
        <w:bottom w:val="none" w:sz="0" w:space="0" w:color="auto"/>
        <w:right w:val="none" w:sz="0" w:space="0" w:color="auto"/>
      </w:divBdr>
    </w:div>
    <w:div w:id="2131823001">
      <w:bodyDiv w:val="1"/>
      <w:marLeft w:val="0"/>
      <w:marRight w:val="0"/>
      <w:marTop w:val="0"/>
      <w:marBottom w:val="0"/>
      <w:divBdr>
        <w:top w:val="none" w:sz="0" w:space="0" w:color="auto"/>
        <w:left w:val="none" w:sz="0" w:space="0" w:color="auto"/>
        <w:bottom w:val="none" w:sz="0" w:space="0" w:color="auto"/>
        <w:right w:val="none" w:sz="0" w:space="0" w:color="auto"/>
      </w:divBdr>
      <w:divsChild>
        <w:div w:id="1202355435">
          <w:marLeft w:val="0"/>
          <w:marRight w:val="0"/>
          <w:marTop w:val="0"/>
          <w:marBottom w:val="0"/>
          <w:divBdr>
            <w:top w:val="none" w:sz="0" w:space="0" w:color="auto"/>
            <w:left w:val="none" w:sz="0" w:space="0" w:color="auto"/>
            <w:bottom w:val="none" w:sz="0" w:space="0" w:color="auto"/>
            <w:right w:val="none" w:sz="0" w:space="0" w:color="auto"/>
          </w:divBdr>
          <w:divsChild>
            <w:div w:id="1887375369">
              <w:marLeft w:val="0"/>
              <w:marRight w:val="0"/>
              <w:marTop w:val="150"/>
              <w:marBottom w:val="0"/>
              <w:divBdr>
                <w:top w:val="none" w:sz="0" w:space="0" w:color="auto"/>
                <w:left w:val="none" w:sz="0" w:space="0" w:color="auto"/>
                <w:bottom w:val="none" w:sz="0" w:space="0" w:color="auto"/>
                <w:right w:val="none" w:sz="0" w:space="0" w:color="auto"/>
              </w:divBdr>
              <w:divsChild>
                <w:div w:id="163512957">
                  <w:marLeft w:val="0"/>
                  <w:marRight w:val="0"/>
                  <w:marTop w:val="0"/>
                  <w:marBottom w:val="0"/>
                  <w:divBdr>
                    <w:top w:val="none" w:sz="0" w:space="0" w:color="auto"/>
                    <w:left w:val="none" w:sz="0" w:space="0" w:color="auto"/>
                    <w:bottom w:val="none" w:sz="0" w:space="0" w:color="auto"/>
                    <w:right w:val="none" w:sz="0" w:space="0" w:color="auto"/>
                  </w:divBdr>
                </w:div>
                <w:div w:id="19300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eg"/><Relationship Id="rId26" Type="http://schemas.openxmlformats.org/officeDocument/2006/relationships/image" Target="media/image16.emf"/><Relationship Id="rId3" Type="http://schemas.openxmlformats.org/officeDocument/2006/relationships/settings" Target="settings.xml"/><Relationship Id="rId21" Type="http://schemas.openxmlformats.org/officeDocument/2006/relationships/image" Target="media/image11.jp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www.postgresql.org/docs/" TargetMode="External"/><Relationship Id="rId17" Type="http://schemas.openxmlformats.org/officeDocument/2006/relationships/image" Target="media/image7.jpeg"/><Relationship Id="rId25" Type="http://schemas.openxmlformats.org/officeDocument/2006/relationships/image" Target="media/image15.jp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package" Target="embeddings/Microsoft_Excel_Worksheet1.xlsx"/><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forum.pc-scol.fr/t/base-de-donnees-relationnelle/2023/24" TargetMode="External"/><Relationship Id="rId24" Type="http://schemas.openxmlformats.org/officeDocument/2006/relationships/image" Target="media/image14.jpe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g"/><Relationship Id="rId28" Type="http://schemas.openxmlformats.org/officeDocument/2006/relationships/image" Target="media/image17.emf"/><Relationship Id="rId36" Type="http://schemas.openxmlformats.org/officeDocument/2006/relationships/theme" Target="theme/theme1.xml"/><Relationship Id="rId10" Type="http://schemas.openxmlformats.org/officeDocument/2006/relationships/hyperlink" Target="https://github.com/PC-Scol" TargetMode="External"/><Relationship Id="rId19" Type="http://schemas.openxmlformats.org/officeDocument/2006/relationships/image" Target="media/image9.jpg"/><Relationship Id="rId31" Type="http://schemas.openxmlformats.org/officeDocument/2006/relationships/package" Target="embeddings/Microsoft_Excel_Worksheet2.xlsx"/><Relationship Id="rId4" Type="http://schemas.openxmlformats.org/officeDocument/2006/relationships/webSettings" Target="webSettings.xml"/><Relationship Id="rId9" Type="http://schemas.openxmlformats.org/officeDocument/2006/relationships/hyperlink" Target="https://forum.pc-scol.fr/uploads/short-url/dUeLsgrKZOPtQYEBc5jvbXkUc34.pdf" TargetMode="External"/><Relationship Id="rId14" Type="http://schemas.openxmlformats.org/officeDocument/2006/relationships/image" Target="media/image4.jpg"/><Relationship Id="rId22" Type="http://schemas.openxmlformats.org/officeDocument/2006/relationships/image" Target="media/image12.jpeg"/><Relationship Id="rId27" Type="http://schemas.openxmlformats.org/officeDocument/2006/relationships/package" Target="embeddings/Microsoft_Excel_Worksheet.xlsx"/><Relationship Id="rId30" Type="http://schemas.openxmlformats.org/officeDocument/2006/relationships/image" Target="media/image18.emf"/><Relationship Id="rId35" Type="http://schemas.microsoft.com/office/2011/relationships/people" Target="people.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4015</TotalTime>
  <Pages>32</Pages>
  <Words>7148</Words>
  <Characters>39316</Characters>
  <Application>Microsoft Office Word</Application>
  <DocSecurity>0</DocSecurity>
  <Lines>327</Lines>
  <Paragraphs>92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46372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COUTIN Stéphane</cp:lastModifiedBy>
  <cp:revision>409</cp:revision>
  <dcterms:created xsi:type="dcterms:W3CDTF">2021-05-18T15:15:00Z</dcterms:created>
  <dcterms:modified xsi:type="dcterms:W3CDTF">2023-10-19T14:00:00Z</dcterms:modified>
</cp:coreProperties>
</file>